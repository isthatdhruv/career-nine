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003009A8" w:rsidP="00AE5524" w:rsidRDefault="003009A8" w14:paraId="3B3A22F6" w14:textId="73CA9A67">
      <w:pPr>
        <w:pStyle w:val="Title"/>
      </w:pPr>
      <w:r>
        <w:t>SECTION 1:</w:t>
      </w:r>
    </w:p>
    <w:p w:rsidRPr="00385827" w:rsidR="003009A8" w:rsidP="00AE5524" w:rsidRDefault="003009A8" w14:paraId="405C19C0" w14:textId="45007688">
      <w:pPr>
        <w:pStyle w:val="Title"/>
      </w:pPr>
      <w:r>
        <w:t xml:space="preserve">Personality traits Assessment and Analysis Guide </w:t>
      </w:r>
    </w:p>
    <w:p w:rsidR="005A07B0" w:rsidP="00AE5524" w:rsidRDefault="005A07B0" w14:paraId="46775F3B" w14:textId="77777777"/>
    <w:p w:rsidRPr="003009A8" w:rsidR="003009A8" w:rsidP="00AE5524" w:rsidRDefault="003009A8" w14:paraId="5D8B44D4" w14:textId="77777777">
      <w:pPr>
        <w:rPr>
          <w:lang w:val="en-IN"/>
        </w:rPr>
      </w:pPr>
      <w:r w:rsidRPr="003009A8">
        <w:rPr>
          <w:lang w:val="en-IN"/>
        </w:rPr>
        <w:t>Personality Traits Assessment and Analysis Guide</w:t>
      </w:r>
    </w:p>
    <w:p w:rsidRPr="003009A8" w:rsidR="003009A8" w:rsidP="00AE5524" w:rsidRDefault="003009A8" w14:paraId="42DC62F7" w14:textId="77777777">
      <w:pPr>
        <w:rPr>
          <w:lang w:val="en-IN"/>
        </w:rPr>
      </w:pPr>
    </w:p>
    <w:p w:rsidRPr="003009A8" w:rsidR="003009A8" w:rsidP="00AE5524" w:rsidRDefault="003009A8" w14:paraId="1BCD716E" w14:textId="77777777">
      <w:pPr>
        <w:rPr>
          <w:lang w:val="en-IN"/>
        </w:rPr>
      </w:pPr>
      <w:r w:rsidRPr="003009A8">
        <w:rPr>
          <w:lang w:val="en-IN"/>
        </w:rPr>
        <w:t>This guide outlines the methodology for assessing and ranking personality traits based on scores from a personality traits quiz. It explains how to:</w:t>
      </w:r>
    </w:p>
    <w:p w:rsidRPr="003009A8" w:rsidR="003009A8" w:rsidP="00AE5524" w:rsidRDefault="003009A8" w14:paraId="33853851" w14:textId="77777777">
      <w:pPr>
        <w:rPr>
          <w:lang w:val="en-IN"/>
        </w:rPr>
      </w:pPr>
      <w:r w:rsidRPr="003009A8">
        <w:rPr>
          <w:lang w:val="en-IN"/>
        </w:rPr>
        <w:br/>
      </w:r>
    </w:p>
    <w:p w:rsidRPr="003009A8" w:rsidR="003009A8" w:rsidP="00AE5524" w:rsidRDefault="003009A8" w14:paraId="18CE4D7A" w14:textId="77777777">
      <w:pPr>
        <w:numPr>
          <w:ilvl w:val="0"/>
          <w:numId w:val="24"/>
        </w:numPr>
        <w:rPr>
          <w:lang w:val="en-IN"/>
        </w:rPr>
      </w:pPr>
      <w:r w:rsidRPr="003009A8">
        <w:rPr>
          <w:lang w:val="en-IN"/>
        </w:rPr>
        <w:t>Convert raw scores into stanines.</w:t>
      </w:r>
    </w:p>
    <w:p w:rsidRPr="003009A8" w:rsidR="003009A8" w:rsidP="00AE5524" w:rsidRDefault="003009A8" w14:paraId="3D7EF0D3" w14:textId="77777777">
      <w:pPr>
        <w:numPr>
          <w:ilvl w:val="0"/>
          <w:numId w:val="24"/>
        </w:numPr>
        <w:rPr>
          <w:lang w:val="en-IN"/>
        </w:rPr>
      </w:pPr>
      <w:r w:rsidRPr="003009A8">
        <w:rPr>
          <w:lang w:val="en-IN"/>
        </w:rPr>
        <w:t>Identify the top three personality traits based on stanines.</w:t>
      </w:r>
    </w:p>
    <w:p w:rsidRPr="003009A8" w:rsidR="003009A8" w:rsidP="00AE5524" w:rsidRDefault="003009A8" w14:paraId="49E9AEA3" w14:textId="77777777">
      <w:pPr>
        <w:numPr>
          <w:ilvl w:val="0"/>
          <w:numId w:val="24"/>
        </w:numPr>
        <w:rPr>
          <w:lang w:val="en-IN"/>
        </w:rPr>
      </w:pPr>
      <w:r w:rsidRPr="003009A8">
        <w:rPr>
          <w:lang w:val="en-IN"/>
        </w:rPr>
        <w:t>Handle ties and ambiguities through intelligence and ability mappings.</w:t>
      </w:r>
    </w:p>
    <w:p w:rsidRPr="003009A8" w:rsidR="003009A8" w:rsidP="00AE5524" w:rsidRDefault="003009A8" w14:paraId="24DD70D8" w14:textId="77777777">
      <w:pPr>
        <w:numPr>
          <w:ilvl w:val="0"/>
          <w:numId w:val="24"/>
        </w:numPr>
        <w:rPr>
          <w:lang w:val="en-IN"/>
        </w:rPr>
      </w:pPr>
      <w:r w:rsidRPr="003009A8">
        <w:rPr>
          <w:lang w:val="en-IN"/>
        </w:rPr>
        <w:t>Finalize the rankings.</w:t>
      </w:r>
    </w:p>
    <w:p w:rsidRPr="003009A8" w:rsidR="003009A8" w:rsidP="00AE5524" w:rsidRDefault="003009A8" w14:paraId="5E3EC8D6" w14:textId="77777777">
      <w:pPr>
        <w:rPr>
          <w:lang w:val="en-IN"/>
        </w:rPr>
      </w:pPr>
    </w:p>
    <w:p w:rsidRPr="003009A8" w:rsidR="003009A8" w:rsidP="00AE5524" w:rsidRDefault="003009A8" w14:paraId="29ABA6B1" w14:textId="77777777">
      <w:pPr>
        <w:rPr>
          <w:b/>
          <w:bCs/>
          <w:lang w:val="en-IN"/>
        </w:rPr>
      </w:pPr>
      <w:r w:rsidRPr="003009A8">
        <w:rPr>
          <w:lang w:val="en-IN"/>
        </w:rPr>
        <w:t>1. Personality Traits Quiz Overview</w:t>
      </w:r>
    </w:p>
    <w:p w:rsidRPr="003009A8" w:rsidR="003009A8" w:rsidP="00AE5524" w:rsidRDefault="003009A8" w14:paraId="39268BD3" w14:textId="77777777">
      <w:pPr>
        <w:rPr>
          <w:lang w:val="en-IN"/>
        </w:rPr>
      </w:pPr>
    </w:p>
    <w:p w:rsidRPr="003009A8" w:rsidR="003009A8" w:rsidP="00AE5524" w:rsidRDefault="003009A8" w14:paraId="16CEE7FC" w14:textId="77777777">
      <w:pPr>
        <w:rPr>
          <w:lang w:val="en-IN"/>
        </w:rPr>
      </w:pPr>
      <w:r w:rsidRPr="003009A8">
        <w:rPr>
          <w:lang w:val="en-IN"/>
        </w:rPr>
        <w:t>The quiz assesses six personality traits:</w:t>
      </w:r>
    </w:p>
    <w:p w:rsidRPr="003009A8" w:rsidR="003009A8" w:rsidP="00AE5524" w:rsidRDefault="003009A8" w14:paraId="1AA66938" w14:textId="77777777">
      <w:pPr>
        <w:rPr>
          <w:lang w:val="en-IN"/>
        </w:rPr>
      </w:pPr>
      <w:r w:rsidRPr="003009A8">
        <w:rPr>
          <w:lang w:val="en-IN"/>
        </w:rPr>
        <w:br/>
      </w:r>
    </w:p>
    <w:p w:rsidRPr="003009A8" w:rsidR="003009A8" w:rsidP="00AE5524" w:rsidRDefault="003009A8" w14:paraId="7D1F456F" w14:textId="77777777">
      <w:pPr>
        <w:numPr>
          <w:ilvl w:val="0"/>
          <w:numId w:val="25"/>
        </w:numPr>
        <w:rPr>
          <w:b/>
          <w:bCs/>
          <w:lang w:val="en-IN"/>
        </w:rPr>
      </w:pPr>
      <w:r w:rsidRPr="003009A8">
        <w:rPr>
          <w:b/>
          <w:bCs/>
          <w:lang w:val="en-IN"/>
        </w:rPr>
        <w:t>Realistic (R) Doer</w:t>
      </w:r>
    </w:p>
    <w:p w:rsidRPr="003009A8" w:rsidR="003009A8" w:rsidP="00AE5524" w:rsidRDefault="003009A8" w14:paraId="33B7A717" w14:textId="77777777">
      <w:pPr>
        <w:numPr>
          <w:ilvl w:val="0"/>
          <w:numId w:val="25"/>
        </w:numPr>
        <w:rPr>
          <w:b/>
          <w:bCs/>
          <w:lang w:val="en-IN"/>
        </w:rPr>
      </w:pPr>
      <w:r w:rsidRPr="003009A8">
        <w:rPr>
          <w:b/>
          <w:bCs/>
          <w:lang w:val="en-IN"/>
        </w:rPr>
        <w:t>Investigative (I) Thinker</w:t>
      </w:r>
    </w:p>
    <w:p w:rsidRPr="003009A8" w:rsidR="003009A8" w:rsidP="00AE5524" w:rsidRDefault="003009A8" w14:paraId="2791E942" w14:textId="77777777">
      <w:pPr>
        <w:numPr>
          <w:ilvl w:val="0"/>
          <w:numId w:val="25"/>
        </w:numPr>
        <w:rPr>
          <w:b/>
          <w:bCs/>
          <w:lang w:val="en-IN"/>
        </w:rPr>
      </w:pPr>
      <w:r w:rsidRPr="003009A8">
        <w:rPr>
          <w:b/>
          <w:bCs/>
          <w:lang w:val="en-IN"/>
        </w:rPr>
        <w:t>Artistic (A) Creator</w:t>
      </w:r>
    </w:p>
    <w:p w:rsidRPr="003009A8" w:rsidR="003009A8" w:rsidP="00AE5524" w:rsidRDefault="003009A8" w14:paraId="23AE62E4" w14:textId="77777777">
      <w:pPr>
        <w:numPr>
          <w:ilvl w:val="0"/>
          <w:numId w:val="25"/>
        </w:numPr>
        <w:rPr>
          <w:b/>
          <w:bCs/>
          <w:lang w:val="en-IN"/>
        </w:rPr>
      </w:pPr>
      <w:r w:rsidRPr="003009A8">
        <w:rPr>
          <w:b/>
          <w:bCs/>
          <w:lang w:val="en-IN"/>
        </w:rPr>
        <w:t>Social (S) Helper</w:t>
      </w:r>
    </w:p>
    <w:p w:rsidRPr="003009A8" w:rsidR="003009A8" w:rsidP="00AE5524" w:rsidRDefault="003009A8" w14:paraId="74149D77" w14:textId="77777777">
      <w:pPr>
        <w:numPr>
          <w:ilvl w:val="0"/>
          <w:numId w:val="25"/>
        </w:numPr>
        <w:rPr>
          <w:b/>
          <w:bCs/>
          <w:lang w:val="en-IN"/>
        </w:rPr>
      </w:pPr>
      <w:r w:rsidRPr="003009A8">
        <w:rPr>
          <w:b/>
          <w:bCs/>
          <w:lang w:val="en-IN"/>
        </w:rPr>
        <w:t>Enterprising (E) Persuader</w:t>
      </w:r>
    </w:p>
    <w:p w:rsidRPr="003009A8" w:rsidR="003009A8" w:rsidP="00AE5524" w:rsidRDefault="003009A8" w14:paraId="55E9D9DC" w14:textId="77777777">
      <w:pPr>
        <w:numPr>
          <w:ilvl w:val="0"/>
          <w:numId w:val="25"/>
        </w:numPr>
        <w:rPr>
          <w:b/>
          <w:bCs/>
          <w:lang w:val="en-IN"/>
        </w:rPr>
      </w:pPr>
      <w:r w:rsidRPr="003009A8">
        <w:rPr>
          <w:b/>
          <w:bCs/>
          <w:lang w:val="en-IN"/>
        </w:rPr>
        <w:t>Conventional (C) Organizer</w:t>
      </w:r>
    </w:p>
    <w:p w:rsidRPr="003009A8" w:rsidR="003009A8" w:rsidP="00AE5524" w:rsidRDefault="003009A8" w14:paraId="0757C20A" w14:textId="77777777">
      <w:pPr>
        <w:rPr>
          <w:lang w:val="en-IN"/>
        </w:rPr>
      </w:pPr>
    </w:p>
    <w:p w:rsidRPr="003009A8" w:rsidR="003009A8" w:rsidP="00AE5524" w:rsidRDefault="003009A8" w14:paraId="4CBBA970" w14:textId="77777777">
      <w:pPr>
        <w:rPr>
          <w:lang w:val="en-IN"/>
        </w:rPr>
      </w:pPr>
      <w:r w:rsidRPr="003009A8">
        <w:rPr>
          <w:lang w:val="en-IN"/>
        </w:rPr>
        <w:t>Each trait is assigned a raw score based on quiz results.</w:t>
      </w:r>
    </w:p>
    <w:p w:rsidRPr="003009A8" w:rsidR="003009A8" w:rsidP="00AE5524" w:rsidRDefault="003009A8" w14:paraId="5660032E" w14:textId="77777777">
      <w:pPr>
        <w:rPr>
          <w:b/>
          <w:bCs/>
          <w:lang w:val="en-IN"/>
        </w:rPr>
      </w:pPr>
      <w:r w:rsidRPr="003009A8">
        <w:rPr>
          <w:lang w:val="en-IN"/>
        </w:rPr>
        <w:t>2. Converting Raw Scores to Stanines</w:t>
      </w:r>
    </w:p>
    <w:p w:rsidRPr="003009A8" w:rsidR="003009A8" w:rsidP="00AE5524" w:rsidRDefault="003009A8" w14:paraId="3C66DF37" w14:textId="77777777">
      <w:pPr>
        <w:rPr>
          <w:lang w:val="en-IN"/>
        </w:rPr>
      </w:pPr>
    </w:p>
    <w:p w:rsidRPr="003009A8" w:rsidR="003009A8" w:rsidP="00AE5524" w:rsidRDefault="003009A8" w14:paraId="518E2336" w14:textId="77777777">
      <w:pPr>
        <w:rPr>
          <w:lang w:val="en-IN"/>
        </w:rPr>
      </w:pPr>
      <w:r w:rsidRPr="003009A8">
        <w:rPr>
          <w:lang w:val="en-IN"/>
        </w:rPr>
        <w:t>Based on the scores convert them into Stanines as follows:</w:t>
      </w:r>
    </w:p>
    <w:p w:rsidRPr="003009A8" w:rsidR="003009A8" w:rsidP="00AE5524" w:rsidRDefault="003009A8" w14:paraId="54E9AD7A" w14:textId="77777777">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875"/>
        <w:gridCol w:w="1120"/>
        <w:gridCol w:w="1541"/>
        <w:gridCol w:w="1342"/>
        <w:gridCol w:w="1304"/>
        <w:gridCol w:w="1688"/>
        <w:gridCol w:w="1474"/>
      </w:tblGrid>
      <w:tr w:rsidRPr="003009A8" w:rsidR="003009A8" w:rsidTr="003009A8" w14:paraId="0563FC5B"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3B0F983" w14:textId="77777777">
            <w:pPr>
              <w:rPr>
                <w:lang w:val="en-IN"/>
              </w:rPr>
            </w:pPr>
            <w:r w:rsidRPr="003009A8">
              <w:rPr>
                <w:b/>
                <w:bCs/>
                <w:lang w:val="en-IN"/>
              </w:rPr>
              <w:t>Stanine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760E869" w14:textId="77777777">
            <w:pPr>
              <w:rPr>
                <w:lang w:val="en-IN"/>
              </w:rPr>
            </w:pPr>
            <w:r w:rsidRPr="003009A8">
              <w:rPr>
                <w:b/>
                <w:bCs/>
                <w:lang w:val="en-IN"/>
              </w:rPr>
              <w:t>Realistic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BC0EB79" w14:textId="77777777">
            <w:pPr>
              <w:rPr>
                <w:lang w:val="en-IN"/>
              </w:rPr>
            </w:pPr>
            <w:r w:rsidRPr="003009A8">
              <w:rPr>
                <w:b/>
                <w:bCs/>
                <w:lang w:val="en-IN"/>
              </w:rPr>
              <w:t>Investigative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31646F0" w14:textId="77777777">
            <w:pPr>
              <w:rPr>
                <w:lang w:val="en-IN"/>
              </w:rPr>
            </w:pPr>
            <w:r w:rsidRPr="003009A8">
              <w:rPr>
                <w:b/>
                <w:bCs/>
                <w:lang w:val="en-IN"/>
              </w:rPr>
              <w:t>Artistic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8AC580E" w14:textId="77777777">
            <w:pPr>
              <w:rPr>
                <w:lang w:val="en-IN"/>
              </w:rPr>
            </w:pPr>
            <w:r w:rsidRPr="003009A8">
              <w:rPr>
                <w:b/>
                <w:bCs/>
                <w:lang w:val="en-IN"/>
              </w:rPr>
              <w:t>Social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6BAD618" w14:textId="77777777">
            <w:pPr>
              <w:rPr>
                <w:lang w:val="en-IN"/>
              </w:rPr>
            </w:pPr>
            <w:r w:rsidRPr="003009A8">
              <w:rPr>
                <w:b/>
                <w:bCs/>
                <w:lang w:val="en-IN"/>
              </w:rPr>
              <w:t>Enterprising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8B43BBA" w14:textId="77777777">
            <w:pPr>
              <w:rPr>
                <w:lang w:val="en-IN"/>
              </w:rPr>
            </w:pPr>
            <w:r w:rsidRPr="003009A8">
              <w:rPr>
                <w:b/>
                <w:bCs/>
                <w:lang w:val="en-IN"/>
              </w:rPr>
              <w:t>Conventional</w:t>
            </w:r>
          </w:p>
        </w:tc>
      </w:tr>
      <w:tr w:rsidRPr="003009A8" w:rsidR="003009A8" w:rsidTr="003009A8" w14:paraId="2241F557"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7D4E1DC" w14:textId="77777777">
            <w:pPr>
              <w:rPr>
                <w:lang w:val="en-IN"/>
              </w:rPr>
            </w:pPr>
            <w:r w:rsidRPr="003009A8">
              <w:rPr>
                <w:lang w:val="en-IN"/>
              </w:rPr>
              <w:t>1</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CE9949A" w14:textId="77777777">
            <w:pPr>
              <w:rPr>
                <w:lang w:val="en-IN"/>
              </w:rPr>
            </w:pPr>
            <w:r w:rsidRPr="003009A8">
              <w:rPr>
                <w:lang w:val="en-IN"/>
              </w:rPr>
              <w:t>9,10,11,12</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7F6D66C" w14:textId="77777777">
            <w:pPr>
              <w:rPr>
                <w:lang w:val="en-IN"/>
              </w:rPr>
            </w:pPr>
            <w:r w:rsidRPr="003009A8">
              <w:rPr>
                <w:lang w:val="en-IN"/>
              </w:rPr>
              <w:t>9,10, 11, 12, 13</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38CDE74" w14:textId="77777777">
            <w:pPr>
              <w:rPr>
                <w:lang w:val="en-IN"/>
              </w:rPr>
            </w:pPr>
            <w:r w:rsidRPr="003009A8">
              <w:rPr>
                <w:lang w:val="en-IN"/>
              </w:rPr>
              <w:t>9,10, 11, 12, 13</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E3ECD3A" w14:textId="77777777">
            <w:pPr>
              <w:rPr>
                <w:lang w:val="en-IN"/>
              </w:rPr>
            </w:pPr>
            <w:r w:rsidRPr="003009A8">
              <w:rPr>
                <w:lang w:val="en-IN"/>
              </w:rPr>
              <w:t>9,10, 11, 12, 13</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A53EFAF" w14:textId="77777777">
            <w:pPr>
              <w:rPr>
                <w:lang w:val="en-IN"/>
              </w:rPr>
            </w:pPr>
            <w:r w:rsidRPr="003009A8">
              <w:rPr>
                <w:lang w:val="en-IN"/>
              </w:rPr>
              <w:t>9,10, 11, 12, 1313</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11EB63C" w14:textId="77777777">
            <w:pPr>
              <w:rPr>
                <w:lang w:val="en-IN"/>
              </w:rPr>
            </w:pPr>
            <w:r w:rsidRPr="003009A8">
              <w:rPr>
                <w:lang w:val="en-IN"/>
              </w:rPr>
              <w:t>9,10, 11, 12</w:t>
            </w:r>
          </w:p>
        </w:tc>
      </w:tr>
      <w:tr w:rsidRPr="003009A8" w:rsidR="003009A8" w:rsidTr="003009A8" w14:paraId="61FF30BE"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76DC067" w14:textId="77777777">
            <w:pPr>
              <w:rPr>
                <w:lang w:val="en-IN"/>
              </w:rPr>
            </w:pPr>
            <w:r w:rsidRPr="003009A8">
              <w:rPr>
                <w:lang w:val="en-IN"/>
              </w:rPr>
              <w:t>2</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87B194B" w14:textId="77777777">
            <w:pPr>
              <w:rPr>
                <w:lang w:val="en-IN"/>
              </w:rPr>
            </w:pPr>
            <w:r w:rsidRPr="003009A8">
              <w:rPr>
                <w:lang w:val="en-IN"/>
              </w:rPr>
              <w:t>13, 14</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5861EFA" w14:textId="77777777">
            <w:pPr>
              <w:rPr>
                <w:lang w:val="en-IN"/>
              </w:rPr>
            </w:pPr>
            <w:r w:rsidRPr="003009A8">
              <w:rPr>
                <w:lang w:val="en-IN"/>
              </w:rPr>
              <w:t>14</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55F104C" w14:textId="77777777">
            <w:pPr>
              <w:rPr>
                <w:lang w:val="en-IN"/>
              </w:rPr>
            </w:pPr>
            <w:r w:rsidRPr="003009A8">
              <w:rPr>
                <w:lang w:val="en-IN"/>
              </w:rPr>
              <w:t>14</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B010548" w14:textId="77777777">
            <w:pPr>
              <w:rPr>
                <w:lang w:val="en-IN"/>
              </w:rPr>
            </w:pPr>
            <w:r w:rsidRPr="003009A8">
              <w:rPr>
                <w:lang w:val="en-IN"/>
              </w:rPr>
              <w:t>14, 15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134748C" w14:textId="77777777">
            <w:pPr>
              <w:rPr>
                <w:lang w:val="en-IN"/>
              </w:rPr>
            </w:pPr>
            <w:r w:rsidRPr="003009A8">
              <w:rPr>
                <w:lang w:val="en-IN"/>
              </w:rPr>
              <w:t>14</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467ED16" w14:textId="77777777">
            <w:pPr>
              <w:rPr>
                <w:lang w:val="en-IN"/>
              </w:rPr>
            </w:pPr>
            <w:r w:rsidRPr="003009A8">
              <w:rPr>
                <w:lang w:val="en-IN"/>
              </w:rPr>
              <w:t>13</w:t>
            </w:r>
          </w:p>
        </w:tc>
      </w:tr>
      <w:tr w:rsidRPr="003009A8" w:rsidR="003009A8" w:rsidTr="003009A8" w14:paraId="69DA3AD2"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5FDDB5E" w14:textId="77777777">
            <w:pPr>
              <w:rPr>
                <w:lang w:val="en-IN"/>
              </w:rPr>
            </w:pPr>
            <w:r w:rsidRPr="003009A8">
              <w:rPr>
                <w:lang w:val="en-IN"/>
              </w:rPr>
              <w:t>3</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6D55FAB" w14:textId="77777777">
            <w:pPr>
              <w:rPr>
                <w:lang w:val="en-IN"/>
              </w:rPr>
            </w:pPr>
            <w:r w:rsidRPr="003009A8">
              <w:rPr>
                <w:lang w:val="en-IN"/>
              </w:rPr>
              <w:t>15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2C3F7A5" w14:textId="77777777">
            <w:pPr>
              <w:rPr>
                <w:lang w:val="en-IN"/>
              </w:rPr>
            </w:pPr>
            <w:r w:rsidRPr="003009A8">
              <w:rPr>
                <w:lang w:val="en-IN"/>
              </w:rPr>
              <w:t>15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3002439" w14:textId="77777777">
            <w:pPr>
              <w:rPr>
                <w:lang w:val="en-IN"/>
              </w:rPr>
            </w:pPr>
            <w:r w:rsidRPr="003009A8">
              <w:rPr>
                <w:lang w:val="en-IN"/>
              </w:rPr>
              <w:t>15, 16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77A69CA" w14:textId="77777777">
            <w:pPr>
              <w:rPr>
                <w:lang w:val="en-IN"/>
              </w:rPr>
            </w:pPr>
            <w:r w:rsidRPr="003009A8">
              <w:rPr>
                <w:lang w:val="en-IN"/>
              </w:rPr>
              <w:t>16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E393504" w14:textId="77777777">
            <w:pPr>
              <w:rPr>
                <w:lang w:val="en-IN"/>
              </w:rPr>
            </w:pPr>
            <w:r w:rsidRPr="003009A8">
              <w:rPr>
                <w:lang w:val="en-IN"/>
              </w:rPr>
              <w:t>15, 16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3B38AA3" w14:textId="77777777">
            <w:pPr>
              <w:rPr>
                <w:lang w:val="en-IN"/>
              </w:rPr>
            </w:pPr>
            <w:r w:rsidRPr="003009A8">
              <w:rPr>
                <w:lang w:val="en-IN"/>
              </w:rPr>
              <w:t>14, 15, 16</w:t>
            </w:r>
          </w:p>
        </w:tc>
      </w:tr>
      <w:tr w:rsidRPr="003009A8" w:rsidR="003009A8" w:rsidTr="003009A8" w14:paraId="374936DC"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40F7F8D" w14:textId="77777777">
            <w:pPr>
              <w:rPr>
                <w:lang w:val="en-IN"/>
              </w:rPr>
            </w:pPr>
            <w:r w:rsidRPr="003009A8">
              <w:rPr>
                <w:lang w:val="en-IN"/>
              </w:rPr>
              <w:t>4</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19D2854" w14:textId="77777777">
            <w:pPr>
              <w:rPr>
                <w:lang w:val="en-IN"/>
              </w:rPr>
            </w:pPr>
            <w:r w:rsidRPr="003009A8">
              <w:rPr>
                <w:lang w:val="en-IN"/>
              </w:rPr>
              <w:t>16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520EBC4" w14:textId="77777777">
            <w:pPr>
              <w:rPr>
                <w:lang w:val="en-IN"/>
              </w:rPr>
            </w:pPr>
            <w:r w:rsidRPr="003009A8">
              <w:rPr>
                <w:lang w:val="en-IN"/>
              </w:rPr>
              <w:t>16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B01A274" w14:textId="77777777">
            <w:pPr>
              <w:rPr>
                <w:lang w:val="en-IN"/>
              </w:rPr>
            </w:pPr>
            <w:r w:rsidRPr="003009A8">
              <w:rPr>
                <w:lang w:val="en-IN"/>
              </w:rPr>
              <w:t>17</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8C23DB1" w14:textId="77777777">
            <w:pPr>
              <w:rPr>
                <w:lang w:val="en-IN"/>
              </w:rPr>
            </w:pPr>
            <w:r w:rsidRPr="003009A8">
              <w:rPr>
                <w:lang w:val="en-IN"/>
              </w:rPr>
              <w:t>17</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EC58B64" w14:textId="77777777">
            <w:pPr>
              <w:rPr>
                <w:lang w:val="en-IN"/>
              </w:rPr>
            </w:pPr>
            <w:r w:rsidRPr="003009A8">
              <w:rPr>
                <w:lang w:val="en-IN"/>
              </w:rPr>
              <w:t>17</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B8137DF" w14:textId="77777777">
            <w:pPr>
              <w:rPr>
                <w:lang w:val="en-IN"/>
              </w:rPr>
            </w:pPr>
            <w:r w:rsidRPr="003009A8">
              <w:rPr>
                <w:lang w:val="en-IN"/>
              </w:rPr>
              <w:t>17</w:t>
            </w:r>
          </w:p>
        </w:tc>
      </w:tr>
      <w:tr w:rsidRPr="003009A8" w:rsidR="003009A8" w:rsidTr="003009A8" w14:paraId="1FCCDEE2"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ECA6F64" w14:textId="77777777">
            <w:pPr>
              <w:rPr>
                <w:lang w:val="en-IN"/>
              </w:rPr>
            </w:pPr>
            <w:r w:rsidRPr="003009A8">
              <w:rPr>
                <w:lang w:val="en-IN"/>
              </w:rPr>
              <w:t>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71FFE2A" w14:textId="77777777">
            <w:pPr>
              <w:rPr>
                <w:lang w:val="en-IN"/>
              </w:rPr>
            </w:pPr>
            <w:r w:rsidRPr="003009A8">
              <w:rPr>
                <w:lang w:val="en-IN"/>
              </w:rPr>
              <w:t>17</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1663286" w14:textId="77777777">
            <w:pPr>
              <w:rPr>
                <w:lang w:val="en-IN"/>
              </w:rPr>
            </w:pPr>
            <w:r w:rsidRPr="003009A8">
              <w:rPr>
                <w:lang w:val="en-IN"/>
              </w:rPr>
              <w:t>17</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8AD3164" w14:textId="77777777">
            <w:pPr>
              <w:rPr>
                <w:lang w:val="en-IN"/>
              </w:rPr>
            </w:pPr>
            <w:r w:rsidRPr="003009A8">
              <w:rPr>
                <w:lang w:val="en-IN"/>
              </w:rPr>
              <w:t>17.5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74CCD21" w14:textId="77777777">
            <w:pPr>
              <w:rPr>
                <w:lang w:val="en-IN"/>
              </w:rPr>
            </w:pPr>
            <w:r w:rsidRPr="003009A8">
              <w:rPr>
                <w:lang w:val="en-IN"/>
              </w:rPr>
              <w:t>17.5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86631F2" w14:textId="77777777">
            <w:pPr>
              <w:rPr>
                <w:lang w:val="en-IN"/>
              </w:rPr>
            </w:pPr>
            <w:r w:rsidRPr="003009A8">
              <w:rPr>
                <w:lang w:val="en-IN"/>
              </w:rPr>
              <w:t>17.5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396EB48" w14:textId="77777777">
            <w:pPr>
              <w:rPr>
                <w:lang w:val="en-IN"/>
              </w:rPr>
            </w:pPr>
            <w:r w:rsidRPr="003009A8">
              <w:rPr>
                <w:lang w:val="en-IN"/>
              </w:rPr>
              <w:t>17.5</w:t>
            </w:r>
          </w:p>
        </w:tc>
      </w:tr>
      <w:tr w:rsidRPr="003009A8" w:rsidR="003009A8" w:rsidTr="003009A8" w14:paraId="753F243D"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18F40A6"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FAFCACA" w14:textId="77777777">
            <w:pPr>
              <w:rPr>
                <w:lang w:val="en-IN"/>
              </w:rPr>
            </w:pPr>
            <w:r w:rsidRPr="003009A8">
              <w:rPr>
                <w:lang w:val="en-IN"/>
              </w:rPr>
              <w:t>18</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60380D9" w14:textId="77777777">
            <w:pPr>
              <w:rPr>
                <w:lang w:val="en-IN"/>
              </w:rPr>
            </w:pPr>
            <w:r w:rsidRPr="003009A8">
              <w:rPr>
                <w:lang w:val="en-IN"/>
              </w:rPr>
              <w:t>18</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F72DA06" w14:textId="77777777">
            <w:pPr>
              <w:rPr>
                <w:lang w:val="en-IN"/>
              </w:rPr>
            </w:pPr>
            <w:r w:rsidRPr="003009A8">
              <w:rPr>
                <w:lang w:val="en-IN"/>
              </w:rPr>
              <w:t>18</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423062C" w14:textId="77777777">
            <w:pPr>
              <w:rPr>
                <w:lang w:val="en-IN"/>
              </w:rPr>
            </w:pPr>
            <w:r w:rsidRPr="003009A8">
              <w:rPr>
                <w:lang w:val="en-IN"/>
              </w:rPr>
              <w:t>18</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EB0B8B3" w14:textId="77777777">
            <w:pPr>
              <w:rPr>
                <w:lang w:val="en-IN"/>
              </w:rPr>
            </w:pPr>
            <w:r w:rsidRPr="003009A8">
              <w:rPr>
                <w:lang w:val="en-IN"/>
              </w:rPr>
              <w:t>18</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CAA8863" w14:textId="77777777">
            <w:pPr>
              <w:rPr>
                <w:lang w:val="en-IN"/>
              </w:rPr>
            </w:pPr>
            <w:r w:rsidRPr="003009A8">
              <w:rPr>
                <w:lang w:val="en-IN"/>
              </w:rPr>
              <w:t>18</w:t>
            </w:r>
          </w:p>
        </w:tc>
      </w:tr>
      <w:tr w:rsidRPr="003009A8" w:rsidR="003009A8" w:rsidTr="003009A8" w14:paraId="6BA98F6B"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25E360B" w14:textId="77777777">
            <w:pPr>
              <w:rPr>
                <w:lang w:val="en-IN"/>
              </w:rPr>
            </w:pPr>
            <w:r w:rsidRPr="003009A8">
              <w:rPr>
                <w:lang w:val="en-IN"/>
              </w:rPr>
              <w:t>7</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34BFD77" w14:textId="77777777">
            <w:pPr>
              <w:rPr>
                <w:lang w:val="en-IN"/>
              </w:rPr>
            </w:pPr>
            <w:r w:rsidRPr="003009A8">
              <w:rPr>
                <w:lang w:val="en-IN"/>
              </w:rPr>
              <w:t>19.5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547A448" w14:textId="77777777">
            <w:pPr>
              <w:rPr>
                <w:lang w:val="en-IN"/>
              </w:rPr>
            </w:pPr>
            <w:r w:rsidRPr="003009A8">
              <w:rPr>
                <w:lang w:val="en-IN"/>
              </w:rPr>
              <w:t>19.5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8764722" w14:textId="77777777">
            <w:pPr>
              <w:rPr>
                <w:lang w:val="en-IN"/>
              </w:rPr>
            </w:pPr>
            <w:r w:rsidRPr="003009A8">
              <w:rPr>
                <w:lang w:val="en-IN"/>
              </w:rPr>
              <w:t>19.5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C93A930" w14:textId="77777777">
            <w:pPr>
              <w:rPr>
                <w:lang w:val="en-IN"/>
              </w:rPr>
            </w:pPr>
            <w:r w:rsidRPr="003009A8">
              <w:rPr>
                <w:lang w:val="en-IN"/>
              </w:rPr>
              <w:t>19.5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7CE5501" w14:textId="77777777">
            <w:pPr>
              <w:rPr>
                <w:lang w:val="en-IN"/>
              </w:rPr>
            </w:pPr>
            <w:r w:rsidRPr="003009A8">
              <w:rPr>
                <w:lang w:val="en-IN"/>
              </w:rPr>
              <w:t>19.5</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19FD48B" w14:textId="77777777">
            <w:pPr>
              <w:rPr>
                <w:lang w:val="en-IN"/>
              </w:rPr>
            </w:pPr>
            <w:r w:rsidRPr="003009A8">
              <w:rPr>
                <w:lang w:val="en-IN"/>
              </w:rPr>
              <w:t>19.5</w:t>
            </w:r>
          </w:p>
        </w:tc>
      </w:tr>
      <w:tr w:rsidRPr="003009A8" w:rsidR="003009A8" w:rsidTr="003009A8" w14:paraId="6D83C682"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2EFDB2E" w14:textId="77777777">
            <w:pPr>
              <w:rPr>
                <w:lang w:val="en-IN"/>
              </w:rPr>
            </w:pPr>
            <w:r w:rsidRPr="003009A8">
              <w:rPr>
                <w:lang w:val="en-IN"/>
              </w:rPr>
              <w:t>8</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6B85AE4" w14:textId="77777777">
            <w:pPr>
              <w:rPr>
                <w:lang w:val="en-IN"/>
              </w:rPr>
            </w:pPr>
            <w:r w:rsidRPr="003009A8">
              <w:rPr>
                <w:lang w:val="en-IN"/>
              </w:rPr>
              <w:t>19</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98394E1" w14:textId="77777777">
            <w:pPr>
              <w:rPr>
                <w:lang w:val="en-IN"/>
              </w:rPr>
            </w:pPr>
            <w:r w:rsidRPr="003009A8">
              <w:rPr>
                <w:lang w:val="en-IN"/>
              </w:rPr>
              <w:t>19</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7F32A1F" w14:textId="77777777">
            <w:pPr>
              <w:rPr>
                <w:lang w:val="en-IN"/>
              </w:rPr>
            </w:pPr>
            <w:r w:rsidRPr="003009A8">
              <w:rPr>
                <w:lang w:val="en-IN"/>
              </w:rPr>
              <w:t>19</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6A3AB72" w14:textId="77777777">
            <w:pPr>
              <w:rPr>
                <w:lang w:val="en-IN"/>
              </w:rPr>
            </w:pPr>
            <w:r w:rsidRPr="003009A8">
              <w:rPr>
                <w:lang w:val="en-IN"/>
              </w:rPr>
              <w:t>19</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FF5197E" w14:textId="77777777">
            <w:pPr>
              <w:rPr>
                <w:lang w:val="en-IN"/>
              </w:rPr>
            </w:pPr>
            <w:r w:rsidRPr="003009A8">
              <w:rPr>
                <w:lang w:val="en-IN"/>
              </w:rPr>
              <w:t>19</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8DFD1E2" w14:textId="77777777">
            <w:pPr>
              <w:rPr>
                <w:lang w:val="en-IN"/>
              </w:rPr>
            </w:pPr>
            <w:r w:rsidRPr="003009A8">
              <w:rPr>
                <w:lang w:val="en-IN"/>
              </w:rPr>
              <w:t>19</w:t>
            </w:r>
          </w:p>
        </w:tc>
      </w:tr>
      <w:tr w:rsidRPr="003009A8" w:rsidR="003009A8" w:rsidTr="003009A8" w14:paraId="48EBC0A2"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3634948" w14:textId="77777777">
            <w:pPr>
              <w:rPr>
                <w:lang w:val="en-IN"/>
              </w:rPr>
            </w:pPr>
            <w:r w:rsidRPr="003009A8">
              <w:rPr>
                <w:lang w:val="en-IN"/>
              </w:rPr>
              <w:t>9</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2FF4A43" w14:textId="77777777">
            <w:pPr>
              <w:rPr>
                <w:lang w:val="en-IN"/>
              </w:rPr>
            </w:pPr>
            <w:r w:rsidRPr="003009A8">
              <w:rPr>
                <w:lang w:val="en-IN"/>
              </w:rPr>
              <w:t>20</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6D0D6F6" w14:textId="77777777">
            <w:pPr>
              <w:rPr>
                <w:lang w:val="en-IN"/>
              </w:rPr>
            </w:pPr>
            <w:r w:rsidRPr="003009A8">
              <w:rPr>
                <w:lang w:val="en-IN"/>
              </w:rPr>
              <w:t>20</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4D3876A" w14:textId="77777777">
            <w:pPr>
              <w:rPr>
                <w:lang w:val="en-IN"/>
              </w:rPr>
            </w:pPr>
            <w:r w:rsidRPr="003009A8">
              <w:rPr>
                <w:lang w:val="en-IN"/>
              </w:rPr>
              <w:t>20</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1FEC47F" w14:textId="77777777">
            <w:pPr>
              <w:rPr>
                <w:lang w:val="en-IN"/>
              </w:rPr>
            </w:pPr>
            <w:r w:rsidRPr="003009A8">
              <w:rPr>
                <w:lang w:val="en-IN"/>
              </w:rPr>
              <w:t>20</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5C537EC" w14:textId="77777777">
            <w:pPr>
              <w:rPr>
                <w:lang w:val="en-IN"/>
              </w:rPr>
            </w:pPr>
            <w:r w:rsidRPr="003009A8">
              <w:rPr>
                <w:lang w:val="en-IN"/>
              </w:rPr>
              <w:t>20</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9FF0EE8" w14:textId="77777777">
            <w:pPr>
              <w:rPr>
                <w:lang w:val="en-IN"/>
              </w:rPr>
            </w:pPr>
            <w:r w:rsidRPr="003009A8">
              <w:rPr>
                <w:lang w:val="en-IN"/>
              </w:rPr>
              <w:t>20</w:t>
            </w:r>
          </w:p>
        </w:tc>
      </w:tr>
    </w:tbl>
    <w:p w:rsidRPr="003009A8" w:rsidR="003009A8" w:rsidP="00AE5524" w:rsidRDefault="003009A8" w14:paraId="1749E57D" w14:textId="77777777">
      <w:pPr>
        <w:rPr>
          <w:lang w:val="en-IN"/>
        </w:rPr>
      </w:pPr>
    </w:p>
    <w:p w:rsidRPr="003009A8" w:rsidR="003009A8" w:rsidP="00AE5524" w:rsidRDefault="003009A8" w14:paraId="08F5AFB3" w14:textId="77777777">
      <w:pPr>
        <w:rPr>
          <w:lang w:val="en-IN"/>
        </w:rPr>
      </w:pPr>
      <w:r w:rsidRPr="003009A8">
        <w:rPr>
          <w:lang w:val="en-IN"/>
        </w:rPr>
        <w:t>For e.g. a student A has the following scores:</w:t>
      </w:r>
    </w:p>
    <w:p w:rsidRPr="003009A8" w:rsidR="003009A8" w:rsidP="00AE5524" w:rsidRDefault="003009A8" w14:paraId="54621DD9" w14:textId="77777777">
      <w:pPr>
        <w:rPr>
          <w:lang w:val="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365"/>
        <w:gridCol w:w="692"/>
      </w:tblGrid>
      <w:tr w:rsidRPr="003009A8" w:rsidR="003009A8" w:rsidTr="003009A8" w14:paraId="70A1AEE1" w14:textId="77777777">
        <w:trPr>
          <w:trHeight w:val="315"/>
          <w:tblHeader/>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31FF409" w14:textId="77777777">
            <w:pPr>
              <w:rPr>
                <w:b/>
                <w:bCs/>
                <w:lang w:val="en-IN"/>
              </w:rPr>
            </w:pPr>
            <w:r w:rsidRPr="003009A8">
              <w:rPr>
                <w:b/>
                <w:bCs/>
                <w:lang w:val="en-IN"/>
              </w:rPr>
              <w:t>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BE1CDD2" w14:textId="77777777">
            <w:pPr>
              <w:rPr>
                <w:b/>
                <w:bCs/>
                <w:lang w:val="en-IN"/>
              </w:rPr>
            </w:pPr>
            <w:r w:rsidRPr="003009A8">
              <w:rPr>
                <w:b/>
                <w:bCs/>
                <w:lang w:val="en-IN"/>
              </w:rPr>
              <w:t>Score</w:t>
            </w:r>
          </w:p>
        </w:tc>
      </w:tr>
      <w:tr w:rsidRPr="003009A8" w:rsidR="003009A8" w:rsidTr="003009A8" w14:paraId="0CDBBEAD" w14:textId="77777777">
        <w:trPr>
          <w:trHeight w:val="315"/>
          <w:tblHeader/>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5BED36B" w14:textId="77777777">
            <w:pPr>
              <w:rPr>
                <w:b/>
                <w:bCs/>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4C17615" w14:textId="77777777">
            <w:pPr>
              <w:rPr>
                <w:b/>
                <w:bCs/>
                <w:lang w:val="en-IN"/>
              </w:rPr>
            </w:pPr>
            <w:r w:rsidRPr="003009A8">
              <w:rPr>
                <w:lang w:val="en-IN"/>
              </w:rPr>
              <w:t>13</w:t>
            </w:r>
          </w:p>
        </w:tc>
      </w:tr>
      <w:tr w:rsidRPr="003009A8" w:rsidR="003009A8" w:rsidTr="003009A8" w14:paraId="39E18B9C"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52EAB6B"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A730708" w14:textId="77777777">
            <w:pPr>
              <w:rPr>
                <w:lang w:val="en-IN"/>
              </w:rPr>
            </w:pPr>
            <w:r w:rsidRPr="003009A8">
              <w:rPr>
                <w:lang w:val="en-IN"/>
              </w:rPr>
              <w:t>17</w:t>
            </w:r>
          </w:p>
        </w:tc>
      </w:tr>
      <w:tr w:rsidRPr="003009A8" w:rsidR="003009A8" w:rsidTr="003009A8" w14:paraId="2644A97C"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CB5A103" w14:textId="77777777">
            <w:pPr>
              <w:rPr>
                <w:lang w:val="en-IN"/>
              </w:rPr>
            </w:pPr>
            <w:r w:rsidRPr="003009A8">
              <w:rPr>
                <w:lang w:val="en-IN"/>
              </w:rPr>
              <w:t>Artistic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EEEB28C" w14:textId="77777777">
            <w:pPr>
              <w:rPr>
                <w:lang w:val="en-IN"/>
              </w:rPr>
            </w:pPr>
            <w:r w:rsidRPr="003009A8">
              <w:rPr>
                <w:lang w:val="en-IN"/>
              </w:rPr>
              <w:t>15</w:t>
            </w:r>
          </w:p>
        </w:tc>
      </w:tr>
      <w:tr w:rsidRPr="003009A8" w:rsidR="003009A8" w:rsidTr="003009A8" w14:paraId="21CC44A9"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326C101"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0C71DB9" w14:textId="77777777">
            <w:pPr>
              <w:rPr>
                <w:lang w:val="en-IN"/>
              </w:rPr>
            </w:pPr>
            <w:r w:rsidRPr="003009A8">
              <w:rPr>
                <w:lang w:val="en-IN"/>
              </w:rPr>
              <w:t>14</w:t>
            </w:r>
          </w:p>
        </w:tc>
      </w:tr>
      <w:tr w:rsidRPr="003009A8" w:rsidR="003009A8" w:rsidTr="003009A8" w14:paraId="0CCF5FA1"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472C403"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1D67EE8" w14:textId="77777777">
            <w:pPr>
              <w:rPr>
                <w:lang w:val="en-IN"/>
              </w:rPr>
            </w:pPr>
            <w:r w:rsidRPr="003009A8">
              <w:rPr>
                <w:lang w:val="en-IN"/>
              </w:rPr>
              <w:t>17</w:t>
            </w:r>
          </w:p>
        </w:tc>
      </w:tr>
      <w:tr w:rsidRPr="003009A8" w:rsidR="003009A8" w:rsidTr="003009A8" w14:paraId="501C9C0A"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A9452B2" w14:textId="77777777">
            <w:pPr>
              <w:rPr>
                <w:lang w:val="en-IN"/>
              </w:rPr>
            </w:pPr>
            <w:r w:rsidRPr="003009A8">
              <w:rPr>
                <w:lang w:val="en-IN"/>
              </w:rPr>
              <w:t>Conventional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7353AC5" w14:textId="77777777">
            <w:pPr>
              <w:rPr>
                <w:lang w:val="en-IN"/>
              </w:rPr>
            </w:pPr>
            <w:r w:rsidRPr="003009A8">
              <w:rPr>
                <w:lang w:val="en-IN"/>
              </w:rPr>
              <w:t>12</w:t>
            </w:r>
          </w:p>
        </w:tc>
      </w:tr>
    </w:tbl>
    <w:p w:rsidRPr="003009A8" w:rsidR="003009A8" w:rsidP="00AE5524" w:rsidRDefault="003009A8" w14:paraId="749B0ADD" w14:textId="77777777">
      <w:pPr>
        <w:rPr>
          <w:lang w:val="en-IN"/>
        </w:rPr>
      </w:pPr>
    </w:p>
    <w:p w:rsidRPr="003009A8" w:rsidR="003009A8" w:rsidP="00AE5524" w:rsidRDefault="003009A8" w14:paraId="7AFCBB50" w14:textId="77777777">
      <w:pPr>
        <w:rPr>
          <w:lang w:val="en-IN"/>
        </w:rPr>
      </w:pPr>
      <w:r w:rsidRPr="003009A8">
        <w:rPr>
          <w:lang w:val="en-IN"/>
        </w:rPr>
        <w:t>The stanines scores for Student A will become </w:t>
      </w:r>
    </w:p>
    <w:p w:rsidRPr="003009A8" w:rsidR="003009A8" w:rsidP="00AE5524" w:rsidRDefault="003009A8" w14:paraId="4CAAF628" w14:textId="77777777">
      <w:pPr>
        <w:rPr>
          <w:lang w:val="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365"/>
        <w:gridCol w:w="875"/>
      </w:tblGrid>
      <w:tr w:rsidRPr="003009A8" w:rsidR="003009A8" w:rsidTr="003009A8" w14:paraId="6BC4BD95" w14:textId="77777777">
        <w:trPr>
          <w:trHeight w:val="315"/>
          <w:tblHeader/>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5B22D61" w14:textId="77777777">
            <w:pPr>
              <w:rPr>
                <w:b/>
                <w:bCs/>
                <w:lang w:val="en-IN"/>
              </w:rPr>
            </w:pPr>
            <w:r w:rsidRPr="003009A8">
              <w:rPr>
                <w:b/>
                <w:bCs/>
                <w:lang w:val="en-IN"/>
              </w:rPr>
              <w:t>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F83BBB4" w14:textId="77777777">
            <w:pPr>
              <w:rPr>
                <w:b/>
                <w:bCs/>
                <w:lang w:val="en-IN"/>
              </w:rPr>
            </w:pPr>
            <w:r w:rsidRPr="003009A8">
              <w:rPr>
                <w:b/>
                <w:bCs/>
                <w:lang w:val="en-IN"/>
              </w:rPr>
              <w:t>Stanine</w:t>
            </w:r>
          </w:p>
        </w:tc>
      </w:tr>
      <w:tr w:rsidRPr="003009A8" w:rsidR="003009A8" w:rsidTr="003009A8" w14:paraId="36E8B242" w14:textId="77777777">
        <w:trPr>
          <w:trHeight w:val="315"/>
          <w:tblHeader/>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5A9EB1F" w14:textId="77777777">
            <w:pPr>
              <w:rPr>
                <w:b/>
                <w:bCs/>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2ADF6FB" w14:textId="77777777">
            <w:pPr>
              <w:rPr>
                <w:b/>
                <w:bCs/>
                <w:lang w:val="en-IN"/>
              </w:rPr>
            </w:pPr>
            <w:r w:rsidRPr="003009A8">
              <w:rPr>
                <w:lang w:val="en-IN"/>
              </w:rPr>
              <w:t>2</w:t>
            </w:r>
          </w:p>
        </w:tc>
      </w:tr>
      <w:tr w:rsidRPr="003009A8" w:rsidR="003009A8" w:rsidTr="003009A8" w14:paraId="30C6B6A3"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80B54DD"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5C34F52" w14:textId="77777777">
            <w:pPr>
              <w:rPr>
                <w:lang w:val="en-IN"/>
              </w:rPr>
            </w:pPr>
            <w:r w:rsidRPr="003009A8">
              <w:rPr>
                <w:lang w:val="en-IN"/>
              </w:rPr>
              <w:t>5</w:t>
            </w:r>
          </w:p>
        </w:tc>
      </w:tr>
      <w:tr w:rsidRPr="003009A8" w:rsidR="003009A8" w:rsidTr="003009A8" w14:paraId="14266E2B"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2594762" w14:textId="77777777">
            <w:pPr>
              <w:rPr>
                <w:lang w:val="en-IN"/>
              </w:rPr>
            </w:pPr>
            <w:r w:rsidRPr="003009A8">
              <w:rPr>
                <w:lang w:val="en-IN"/>
              </w:rPr>
              <w:t>Artistic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6144EF9" w14:textId="77777777">
            <w:pPr>
              <w:rPr>
                <w:lang w:val="en-IN"/>
              </w:rPr>
            </w:pPr>
            <w:r w:rsidRPr="003009A8">
              <w:rPr>
                <w:lang w:val="en-IN"/>
              </w:rPr>
              <w:t>3</w:t>
            </w:r>
          </w:p>
        </w:tc>
      </w:tr>
      <w:tr w:rsidRPr="003009A8" w:rsidR="003009A8" w:rsidTr="003009A8" w14:paraId="7FA94C03"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15D1495"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AEB4B02" w14:textId="77777777">
            <w:pPr>
              <w:rPr>
                <w:lang w:val="en-IN"/>
              </w:rPr>
            </w:pPr>
            <w:r w:rsidRPr="003009A8">
              <w:rPr>
                <w:lang w:val="en-IN"/>
              </w:rPr>
              <w:t>2</w:t>
            </w:r>
          </w:p>
        </w:tc>
      </w:tr>
      <w:tr w:rsidRPr="003009A8" w:rsidR="003009A8" w:rsidTr="003009A8" w14:paraId="49B48A29"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CD60973"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A354C14" w14:textId="77777777">
            <w:pPr>
              <w:rPr>
                <w:lang w:val="en-IN"/>
              </w:rPr>
            </w:pPr>
            <w:r w:rsidRPr="003009A8">
              <w:rPr>
                <w:lang w:val="en-IN"/>
              </w:rPr>
              <w:t>4</w:t>
            </w:r>
          </w:p>
        </w:tc>
      </w:tr>
      <w:tr w:rsidRPr="003009A8" w:rsidR="003009A8" w:rsidTr="003009A8" w14:paraId="2A35A61B"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E251A24" w14:textId="77777777">
            <w:pPr>
              <w:rPr>
                <w:lang w:val="en-IN"/>
              </w:rPr>
            </w:pPr>
            <w:r w:rsidRPr="003009A8">
              <w:rPr>
                <w:lang w:val="en-IN"/>
              </w:rPr>
              <w:t>Conventional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068A959" w14:textId="77777777">
            <w:pPr>
              <w:rPr>
                <w:lang w:val="en-IN"/>
              </w:rPr>
            </w:pPr>
            <w:r w:rsidRPr="003009A8">
              <w:rPr>
                <w:lang w:val="en-IN"/>
              </w:rPr>
              <w:t>1</w:t>
            </w:r>
          </w:p>
        </w:tc>
      </w:tr>
    </w:tbl>
    <w:p w:rsidRPr="003009A8" w:rsidR="003009A8" w:rsidP="00AE5524" w:rsidRDefault="003009A8" w14:paraId="67322D6D" w14:textId="77777777">
      <w:pPr>
        <w:rPr>
          <w:lang w:val="en-IN"/>
        </w:rPr>
      </w:pPr>
    </w:p>
    <w:p w:rsidRPr="003009A8" w:rsidR="003009A8" w:rsidP="00AE5524" w:rsidRDefault="003009A8" w14:paraId="0B05A3B7" w14:textId="77777777">
      <w:pPr>
        <w:rPr>
          <w:b/>
          <w:bCs/>
          <w:lang w:val="en-IN"/>
        </w:rPr>
      </w:pPr>
      <w:r w:rsidRPr="003009A8">
        <w:rPr>
          <w:lang w:val="en-IN"/>
        </w:rPr>
        <w:t>3. Identifying Top 3 Personality Traits</w:t>
      </w:r>
    </w:p>
    <w:p w:rsidRPr="003009A8" w:rsidR="003009A8" w:rsidP="00AE5524" w:rsidRDefault="003009A8" w14:paraId="72665348" w14:textId="77777777">
      <w:pPr>
        <w:rPr>
          <w:lang w:val="en-IN"/>
        </w:rPr>
      </w:pPr>
      <w:r w:rsidRPr="003009A8">
        <w:rPr>
          <w:lang w:val="en-IN"/>
        </w:rPr>
        <w:t>Based on the converted stanines, find the top 3 personality trait scores. </w:t>
      </w:r>
    </w:p>
    <w:p w:rsidRPr="003009A8" w:rsidR="003009A8" w:rsidP="00AE5524" w:rsidRDefault="003009A8" w14:paraId="5A95ED03" w14:textId="77777777">
      <w:pPr>
        <w:rPr>
          <w:b/>
          <w:bCs/>
          <w:lang w:val="en-IN"/>
        </w:rPr>
      </w:pPr>
      <w:r w:rsidRPr="003009A8">
        <w:rPr>
          <w:lang w:val="en-IN"/>
        </w:rPr>
        <w:t>Case 1: Top 3 Scores are Unique  </w:t>
      </w:r>
    </w:p>
    <w:p w:rsidRPr="003009A8" w:rsidR="003009A8" w:rsidP="00AE5524" w:rsidRDefault="003009A8" w14:paraId="44B26FAB" w14:textId="77777777">
      <w:pPr>
        <w:numPr>
          <w:ilvl w:val="0"/>
          <w:numId w:val="26"/>
        </w:numPr>
        <w:rPr>
          <w:lang w:val="en-IN"/>
        </w:rPr>
      </w:pPr>
      <w:r w:rsidRPr="003009A8">
        <w:rPr>
          <w:lang w:val="en-IN"/>
        </w:rPr>
        <w:t>Sort the traits by their stanine scores in descending order.</w:t>
      </w:r>
    </w:p>
    <w:p w:rsidRPr="003009A8" w:rsidR="003009A8" w:rsidP="00AE5524" w:rsidRDefault="003009A8" w14:paraId="0C72DC53" w14:textId="77777777">
      <w:pPr>
        <w:numPr>
          <w:ilvl w:val="0"/>
          <w:numId w:val="26"/>
        </w:numPr>
        <w:rPr>
          <w:lang w:val="en-IN"/>
        </w:rPr>
      </w:pPr>
      <w:r w:rsidRPr="003009A8">
        <w:rPr>
          <w:lang w:val="en-IN"/>
        </w:rPr>
        <w:t>Select the top 3 unique traits.</w:t>
      </w:r>
    </w:p>
    <w:p w:rsidRPr="003009A8" w:rsidR="003009A8" w:rsidP="00AE5524" w:rsidRDefault="003009A8" w14:paraId="2D7B1087" w14:textId="77777777">
      <w:pPr>
        <w:rPr>
          <w:lang w:val="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365"/>
        <w:gridCol w:w="875"/>
      </w:tblGrid>
      <w:tr w:rsidRPr="003009A8" w:rsidR="003009A8" w:rsidTr="003009A8" w14:paraId="7311142D"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535E39B" w14:textId="77777777">
            <w:pPr>
              <w:rPr>
                <w:lang w:val="en-IN"/>
              </w:rPr>
            </w:pPr>
            <w:r w:rsidRPr="003009A8">
              <w:rPr>
                <w:b/>
                <w:bCs/>
                <w:lang w:val="en-IN"/>
              </w:rPr>
              <w:t>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F69A5F8" w14:textId="77777777">
            <w:pPr>
              <w:rPr>
                <w:lang w:val="en-IN"/>
              </w:rPr>
            </w:pPr>
            <w:r w:rsidRPr="003009A8">
              <w:rPr>
                <w:b/>
                <w:bCs/>
                <w:lang w:val="en-IN"/>
              </w:rPr>
              <w:t>Stanine</w:t>
            </w:r>
          </w:p>
        </w:tc>
      </w:tr>
      <w:tr w:rsidRPr="003009A8" w:rsidR="003009A8" w:rsidTr="003009A8" w14:paraId="492B40C4"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713FF091"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3CFCCC02" w14:textId="77777777">
            <w:pPr>
              <w:rPr>
                <w:lang w:val="en-IN"/>
              </w:rPr>
            </w:pPr>
            <w:r w:rsidRPr="003009A8">
              <w:rPr>
                <w:lang w:val="en-IN"/>
              </w:rPr>
              <w:t>5</w:t>
            </w:r>
          </w:p>
        </w:tc>
      </w:tr>
      <w:tr w:rsidRPr="003009A8" w:rsidR="003009A8" w:rsidTr="003009A8" w14:paraId="6A624B90"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1B608974"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6185F058" w14:textId="77777777">
            <w:pPr>
              <w:rPr>
                <w:lang w:val="en-IN"/>
              </w:rPr>
            </w:pPr>
            <w:r w:rsidRPr="003009A8">
              <w:rPr>
                <w:lang w:val="en-IN"/>
              </w:rPr>
              <w:t>4</w:t>
            </w:r>
          </w:p>
        </w:tc>
      </w:tr>
      <w:tr w:rsidRPr="003009A8" w:rsidR="003009A8" w:rsidTr="003009A8" w14:paraId="0E8554B4"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57F9CD38" w14:textId="77777777">
            <w:pPr>
              <w:rPr>
                <w:lang w:val="en-IN"/>
              </w:rPr>
            </w:pPr>
            <w:r w:rsidRPr="003009A8">
              <w:rPr>
                <w:lang w:val="en-IN"/>
              </w:rPr>
              <w:t>Artistic</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2542CB7E" w14:textId="77777777">
            <w:pPr>
              <w:rPr>
                <w:lang w:val="en-IN"/>
              </w:rPr>
            </w:pPr>
            <w:r w:rsidRPr="003009A8">
              <w:rPr>
                <w:lang w:val="en-IN"/>
              </w:rPr>
              <w:t>3</w:t>
            </w:r>
          </w:p>
        </w:tc>
      </w:tr>
      <w:tr w:rsidRPr="003009A8" w:rsidR="003009A8" w:rsidTr="003009A8" w14:paraId="4D23C211"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C0F2C26"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D1D6E77" w14:textId="77777777">
            <w:pPr>
              <w:rPr>
                <w:lang w:val="en-IN"/>
              </w:rPr>
            </w:pPr>
            <w:r w:rsidRPr="003009A8">
              <w:rPr>
                <w:lang w:val="en-IN"/>
              </w:rPr>
              <w:t>2</w:t>
            </w:r>
          </w:p>
        </w:tc>
      </w:tr>
      <w:tr w:rsidRPr="003009A8" w:rsidR="003009A8" w:rsidTr="003009A8" w14:paraId="1308C36D"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FD8E329" w14:textId="77777777">
            <w:pPr>
              <w:rPr>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E8F85B1" w14:textId="77777777">
            <w:pPr>
              <w:rPr>
                <w:lang w:val="en-IN"/>
              </w:rPr>
            </w:pPr>
            <w:r w:rsidRPr="003009A8">
              <w:rPr>
                <w:lang w:val="en-IN"/>
              </w:rPr>
              <w:t>2</w:t>
            </w:r>
          </w:p>
        </w:tc>
      </w:tr>
      <w:tr w:rsidRPr="003009A8" w:rsidR="003009A8" w:rsidTr="003009A8" w14:paraId="436BACAB"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23DE445" w14:textId="77777777">
            <w:pPr>
              <w:rPr>
                <w:lang w:val="en-IN"/>
              </w:rPr>
            </w:pPr>
            <w:r w:rsidRPr="003009A8">
              <w:rPr>
                <w:lang w:val="en-IN"/>
              </w:rPr>
              <w:t>Conventional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B6B0355" w14:textId="77777777">
            <w:pPr>
              <w:rPr>
                <w:lang w:val="en-IN"/>
              </w:rPr>
            </w:pPr>
            <w:r w:rsidRPr="003009A8">
              <w:rPr>
                <w:lang w:val="en-IN"/>
              </w:rPr>
              <w:t>1</w:t>
            </w:r>
          </w:p>
        </w:tc>
      </w:tr>
    </w:tbl>
    <w:p w:rsidRPr="003009A8" w:rsidR="003009A8" w:rsidP="00AE5524" w:rsidRDefault="003009A8" w14:paraId="14CBFF54" w14:textId="77777777">
      <w:pPr>
        <w:rPr>
          <w:lang w:val="en-IN"/>
        </w:rPr>
      </w:pPr>
    </w:p>
    <w:p w:rsidRPr="003009A8" w:rsidR="003009A8" w:rsidP="00AE5524" w:rsidRDefault="003009A8" w14:paraId="710EFFDF" w14:textId="77777777">
      <w:pPr>
        <w:rPr>
          <w:lang w:val="en-IN"/>
        </w:rPr>
      </w:pPr>
      <w:r w:rsidRPr="003009A8">
        <w:rPr>
          <w:lang w:val="en-IN"/>
        </w:rPr>
        <w:t>Top 3 Personality Traits: Investigative, Enterprising, Artistic.</w:t>
      </w:r>
    </w:p>
    <w:p w:rsidRPr="003009A8" w:rsidR="003009A8" w:rsidP="00AE5524" w:rsidRDefault="003009A8" w14:paraId="677AFD5A" w14:textId="77777777">
      <w:pPr>
        <w:rPr>
          <w:lang w:val="en-IN"/>
        </w:rPr>
      </w:pPr>
    </w:p>
    <w:p w:rsidRPr="003009A8" w:rsidR="003009A8" w:rsidP="00AE5524" w:rsidRDefault="003009A8" w14:paraId="745662E6" w14:textId="77777777">
      <w:pPr>
        <w:rPr>
          <w:b/>
          <w:bCs/>
          <w:lang w:val="en-IN"/>
        </w:rPr>
      </w:pPr>
      <w:r w:rsidRPr="003009A8">
        <w:rPr>
          <w:lang w:val="en-IN"/>
        </w:rPr>
        <w:t>Case 2: Multiple Scores in Top Position</w:t>
      </w:r>
    </w:p>
    <w:p w:rsidRPr="003009A8" w:rsidR="003009A8" w:rsidP="00AE5524" w:rsidRDefault="003009A8" w14:paraId="311CFF67" w14:textId="77777777">
      <w:pPr>
        <w:rPr>
          <w:lang w:val="en-IN"/>
        </w:rPr>
      </w:pPr>
      <w:r w:rsidRPr="003009A8">
        <w:rPr>
          <w:lang w:val="en-IN"/>
        </w:rPr>
        <w:t>When multiple traits have the same stanine score:</w:t>
      </w:r>
    </w:p>
    <w:p w:rsidRPr="003009A8" w:rsidR="003009A8" w:rsidP="00AE5524" w:rsidRDefault="003009A8" w14:paraId="407ED0FC" w14:textId="77777777">
      <w:pPr>
        <w:rPr>
          <w:lang w:val="en-IN"/>
        </w:rPr>
      </w:pPr>
      <w:r w:rsidRPr="003009A8">
        <w:rPr>
          <w:lang w:val="en-IN"/>
        </w:rPr>
        <w:br/>
      </w:r>
    </w:p>
    <w:p w:rsidRPr="003009A8" w:rsidR="003009A8" w:rsidP="00AE5524" w:rsidRDefault="003009A8" w14:paraId="5C2420B9" w14:textId="77777777">
      <w:pPr>
        <w:numPr>
          <w:ilvl w:val="0"/>
          <w:numId w:val="27"/>
        </w:numPr>
        <w:rPr>
          <w:lang w:val="en-IN"/>
        </w:rPr>
      </w:pPr>
      <w:r w:rsidRPr="003009A8">
        <w:rPr>
          <w:lang w:val="en-IN"/>
        </w:rPr>
        <w:t>Map personality traits to intelligence types.</w:t>
      </w:r>
    </w:p>
    <w:p w:rsidRPr="003009A8" w:rsidR="003009A8" w:rsidP="00AE5524" w:rsidRDefault="003009A8" w14:paraId="7108367D" w14:textId="77777777">
      <w:pPr>
        <w:numPr>
          <w:ilvl w:val="0"/>
          <w:numId w:val="27"/>
        </w:numPr>
        <w:rPr>
          <w:lang w:val="en-IN"/>
        </w:rPr>
      </w:pPr>
      <w:r w:rsidRPr="003009A8">
        <w:rPr>
          <w:lang w:val="en-IN"/>
        </w:rPr>
        <w:t>Evaluate intelligence scores.</w:t>
      </w:r>
    </w:p>
    <w:p w:rsidRPr="003009A8" w:rsidR="003009A8" w:rsidP="00AE5524" w:rsidRDefault="003009A8" w14:paraId="631F5F15" w14:textId="77777777">
      <w:pPr>
        <w:numPr>
          <w:ilvl w:val="0"/>
          <w:numId w:val="27"/>
        </w:numPr>
        <w:rPr>
          <w:lang w:val="en-IN"/>
        </w:rPr>
      </w:pPr>
      <w:r w:rsidRPr="003009A8">
        <w:rPr>
          <w:lang w:val="en-IN"/>
        </w:rPr>
        <w:t>Sort and rank based on intelligence scores.</w:t>
      </w:r>
    </w:p>
    <w:p w:rsidRPr="003009A8" w:rsidR="003009A8" w:rsidP="00AE5524" w:rsidRDefault="003009A8" w14:paraId="458F8444" w14:textId="77777777">
      <w:pPr>
        <w:rPr>
          <w:lang w:val="en-IN"/>
        </w:rPr>
      </w:pPr>
      <w:r w:rsidRPr="003009A8">
        <w:rPr>
          <w:lang w:val="en-IN"/>
        </w:rPr>
        <w:br/>
      </w:r>
      <w:r w:rsidRPr="003009A8">
        <w:rPr>
          <w:lang w:val="en-IN"/>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1365"/>
        <w:gridCol w:w="875"/>
      </w:tblGrid>
      <w:tr w:rsidRPr="003009A8" w:rsidR="003009A8" w:rsidTr="003009A8" w14:paraId="47F80CCF" w14:textId="77777777">
        <w:trPr>
          <w:trHeight w:val="315"/>
          <w:tblHeader/>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DD2042A" w14:textId="77777777">
            <w:pPr>
              <w:rPr>
                <w:b/>
                <w:bCs/>
                <w:lang w:val="en-IN"/>
              </w:rPr>
            </w:pPr>
            <w:r w:rsidRPr="003009A8">
              <w:rPr>
                <w:b/>
                <w:bCs/>
                <w:lang w:val="en-IN"/>
              </w:rPr>
              <w:t>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CF68277" w14:textId="77777777">
            <w:pPr>
              <w:rPr>
                <w:b/>
                <w:bCs/>
                <w:lang w:val="en-IN"/>
              </w:rPr>
            </w:pPr>
            <w:r w:rsidRPr="003009A8">
              <w:rPr>
                <w:b/>
                <w:bCs/>
                <w:lang w:val="en-IN"/>
              </w:rPr>
              <w:t>Stanine</w:t>
            </w:r>
          </w:p>
        </w:tc>
      </w:tr>
      <w:tr w:rsidRPr="003009A8" w:rsidR="003009A8" w:rsidTr="003009A8" w14:paraId="032249AD" w14:textId="77777777">
        <w:trPr>
          <w:trHeight w:val="315"/>
          <w:tblHeader/>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2104B87" w14:textId="77777777">
            <w:pPr>
              <w:rPr>
                <w:b/>
                <w:bCs/>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62E23DB" w14:textId="77777777">
            <w:pPr>
              <w:rPr>
                <w:b/>
                <w:bCs/>
                <w:lang w:val="en-IN"/>
              </w:rPr>
            </w:pPr>
            <w:r w:rsidRPr="003009A8">
              <w:rPr>
                <w:lang w:val="en-IN"/>
              </w:rPr>
              <w:t>6</w:t>
            </w:r>
          </w:p>
        </w:tc>
      </w:tr>
      <w:tr w:rsidRPr="003009A8" w:rsidR="003009A8" w:rsidTr="003009A8" w14:paraId="646B8BAE"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5711F67"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FCE9D0A" w14:textId="77777777">
            <w:pPr>
              <w:rPr>
                <w:lang w:val="en-IN"/>
              </w:rPr>
            </w:pPr>
            <w:r w:rsidRPr="003009A8">
              <w:rPr>
                <w:lang w:val="en-IN"/>
              </w:rPr>
              <w:t>6</w:t>
            </w:r>
          </w:p>
        </w:tc>
      </w:tr>
      <w:tr w:rsidRPr="003009A8" w:rsidR="003009A8" w:rsidTr="003009A8" w14:paraId="0B2A6961"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CDA8694" w14:textId="77777777">
            <w:pPr>
              <w:rPr>
                <w:lang w:val="en-IN"/>
              </w:rPr>
            </w:pPr>
            <w:r w:rsidRPr="003009A8">
              <w:rPr>
                <w:lang w:val="en-IN"/>
              </w:rPr>
              <w:t>Artistic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669929D" w14:textId="77777777">
            <w:pPr>
              <w:rPr>
                <w:lang w:val="en-IN"/>
              </w:rPr>
            </w:pPr>
            <w:r w:rsidRPr="003009A8">
              <w:rPr>
                <w:lang w:val="en-IN"/>
              </w:rPr>
              <w:t>6</w:t>
            </w:r>
          </w:p>
        </w:tc>
      </w:tr>
      <w:tr w:rsidRPr="003009A8" w:rsidR="003009A8" w:rsidTr="003009A8" w14:paraId="062A0E00"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51967A1"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AA990EF" w14:textId="77777777">
            <w:pPr>
              <w:rPr>
                <w:lang w:val="en-IN"/>
              </w:rPr>
            </w:pPr>
            <w:r w:rsidRPr="003009A8">
              <w:rPr>
                <w:lang w:val="en-IN"/>
              </w:rPr>
              <w:t>6</w:t>
            </w:r>
          </w:p>
        </w:tc>
      </w:tr>
      <w:tr w:rsidRPr="003009A8" w:rsidR="003009A8" w:rsidTr="003009A8" w14:paraId="25DAC53C"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667BC11"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4A69625" w14:textId="77777777">
            <w:pPr>
              <w:rPr>
                <w:lang w:val="en-IN"/>
              </w:rPr>
            </w:pPr>
            <w:r w:rsidRPr="003009A8">
              <w:rPr>
                <w:lang w:val="en-IN"/>
              </w:rPr>
              <w:t>6</w:t>
            </w:r>
          </w:p>
        </w:tc>
      </w:tr>
      <w:tr w:rsidRPr="003009A8" w:rsidR="003009A8" w:rsidTr="003009A8" w14:paraId="1ED24AB3"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4CD66B0" w14:textId="77777777">
            <w:pPr>
              <w:rPr>
                <w:lang w:val="en-IN"/>
              </w:rPr>
            </w:pPr>
            <w:r w:rsidRPr="003009A8">
              <w:rPr>
                <w:lang w:val="en-IN"/>
              </w:rPr>
              <w:t>Conventional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6E94A3F" w14:textId="77777777">
            <w:pPr>
              <w:rPr>
                <w:lang w:val="en-IN"/>
              </w:rPr>
            </w:pPr>
            <w:r w:rsidRPr="003009A8">
              <w:rPr>
                <w:lang w:val="en-IN"/>
              </w:rPr>
              <w:t>6</w:t>
            </w:r>
          </w:p>
        </w:tc>
      </w:tr>
    </w:tbl>
    <w:p w:rsidRPr="003009A8" w:rsidR="003009A8" w:rsidP="00AE5524" w:rsidRDefault="003009A8" w14:paraId="04887984" w14:textId="77777777">
      <w:pPr>
        <w:rPr>
          <w:lang w:val="en-IN"/>
        </w:rPr>
      </w:pPr>
    </w:p>
    <w:p w:rsidRPr="003009A8" w:rsidR="003009A8" w:rsidP="00AE5524" w:rsidRDefault="003009A8" w14:paraId="02AA712F" w14:textId="77777777">
      <w:pPr>
        <w:rPr>
          <w:lang w:val="en-IN"/>
        </w:rPr>
      </w:pPr>
      <w:r w:rsidRPr="003009A8">
        <w:rPr>
          <w:lang w:val="en-IN"/>
        </w:rPr>
        <w:t>In such case, map the stanines of personality traits to multiple intelligence quiz scores based on the following mapping:</w:t>
      </w:r>
    </w:p>
    <w:p w:rsidRPr="003009A8" w:rsidR="003009A8" w:rsidP="00AE5524" w:rsidRDefault="003009A8" w14:paraId="5FC4BC57" w14:textId="77777777">
      <w:pPr>
        <w:rPr>
          <w:lang w:val="en-IN"/>
        </w:rPr>
      </w:pPr>
    </w:p>
    <w:p w:rsidRPr="003009A8" w:rsidR="003009A8" w:rsidP="00AE5524" w:rsidRDefault="003009A8" w14:paraId="197A2C27" w14:textId="77777777">
      <w:pPr>
        <w:rPr>
          <w:b/>
          <w:bCs/>
          <w:lang w:val="en-IN"/>
        </w:rPr>
      </w:pPr>
      <w:r w:rsidRPr="003009A8">
        <w:rPr>
          <w:lang w:val="en-IN"/>
        </w:rPr>
        <w:t>Personality Stanines to Multiple Intelligence Scores Mapping</w:t>
      </w:r>
    </w:p>
    <w:p w:rsidRPr="003009A8" w:rsidR="003009A8" w:rsidP="00AE5524" w:rsidRDefault="003009A8" w14:paraId="7EFC96C7" w14:textId="77777777">
      <w:pPr>
        <w:rPr>
          <w:lang w:val="en-IN"/>
        </w:rPr>
      </w:pPr>
      <w:r w:rsidRPr="003009A8">
        <w:rPr>
          <w:lang w:val="en-IN"/>
        </w:rPr>
        <w:br/>
      </w:r>
    </w:p>
    <w:p w:rsidRPr="003009A8" w:rsidR="003009A8" w:rsidP="00AE5524" w:rsidRDefault="003009A8" w14:paraId="3B313C7D" w14:textId="77777777">
      <w:pPr>
        <w:numPr>
          <w:ilvl w:val="0"/>
          <w:numId w:val="28"/>
        </w:numPr>
        <w:rPr>
          <w:lang w:val="en-IN"/>
        </w:rPr>
      </w:pPr>
      <w:r w:rsidRPr="003009A8">
        <w:rPr>
          <w:lang w:val="en-IN"/>
        </w:rPr>
        <w:t>Realistic → Bodily-</w:t>
      </w:r>
      <w:proofErr w:type="spellStart"/>
      <w:r w:rsidRPr="003009A8">
        <w:rPr>
          <w:lang w:val="en-IN"/>
        </w:rPr>
        <w:t>Kinesthetic</w:t>
      </w:r>
      <w:proofErr w:type="spellEnd"/>
      <w:r w:rsidRPr="003009A8">
        <w:rPr>
          <w:lang w:val="en-IN"/>
        </w:rPr>
        <w:t>, Naturalistic</w:t>
      </w:r>
    </w:p>
    <w:p w:rsidRPr="003009A8" w:rsidR="003009A8" w:rsidP="00AE5524" w:rsidRDefault="003009A8" w14:paraId="6AEA6C56" w14:textId="77777777">
      <w:pPr>
        <w:numPr>
          <w:ilvl w:val="0"/>
          <w:numId w:val="28"/>
        </w:numPr>
        <w:rPr>
          <w:lang w:val="en-IN"/>
        </w:rPr>
      </w:pPr>
      <w:r w:rsidRPr="003009A8">
        <w:rPr>
          <w:lang w:val="en-IN"/>
        </w:rPr>
        <w:t>Conventional → Intrapersonal</w:t>
      </w:r>
    </w:p>
    <w:p w:rsidRPr="003009A8" w:rsidR="003009A8" w:rsidP="00AE5524" w:rsidRDefault="003009A8" w14:paraId="3E4B12C8" w14:textId="77777777">
      <w:pPr>
        <w:numPr>
          <w:ilvl w:val="0"/>
          <w:numId w:val="28"/>
        </w:numPr>
        <w:rPr>
          <w:lang w:val="en-IN"/>
        </w:rPr>
      </w:pPr>
      <w:r w:rsidRPr="003009A8">
        <w:rPr>
          <w:lang w:val="en-IN"/>
        </w:rPr>
        <w:t>Social → Interpersonal</w:t>
      </w:r>
    </w:p>
    <w:p w:rsidRPr="003009A8" w:rsidR="003009A8" w:rsidP="00AE5524" w:rsidRDefault="003009A8" w14:paraId="611C6017" w14:textId="77777777">
      <w:pPr>
        <w:numPr>
          <w:ilvl w:val="0"/>
          <w:numId w:val="28"/>
        </w:numPr>
        <w:rPr>
          <w:lang w:val="en-IN"/>
        </w:rPr>
      </w:pPr>
      <w:r w:rsidRPr="003009A8">
        <w:rPr>
          <w:lang w:val="en-IN"/>
        </w:rPr>
        <w:t>Enterprising → Interpersonal</w:t>
      </w:r>
    </w:p>
    <w:p w:rsidRPr="003009A8" w:rsidR="003009A8" w:rsidP="00AE5524" w:rsidRDefault="003009A8" w14:paraId="189F3F9B" w14:textId="77777777">
      <w:pPr>
        <w:numPr>
          <w:ilvl w:val="0"/>
          <w:numId w:val="28"/>
        </w:numPr>
        <w:rPr>
          <w:lang w:val="en-IN"/>
        </w:rPr>
      </w:pPr>
      <w:r w:rsidRPr="003009A8">
        <w:rPr>
          <w:lang w:val="en-IN"/>
        </w:rPr>
        <w:t>Investigative → Logical-Mathematical</w:t>
      </w:r>
    </w:p>
    <w:p w:rsidRPr="003009A8" w:rsidR="003009A8" w:rsidP="00AE5524" w:rsidRDefault="003009A8" w14:paraId="3057CA57" w14:textId="77777777">
      <w:pPr>
        <w:numPr>
          <w:ilvl w:val="0"/>
          <w:numId w:val="28"/>
        </w:numPr>
        <w:rPr>
          <w:lang w:val="en-IN"/>
        </w:rPr>
      </w:pPr>
      <w:r w:rsidRPr="003009A8">
        <w:rPr>
          <w:lang w:val="en-IN"/>
        </w:rPr>
        <w:t>Artistic → Musical, Spatial-Visual</w:t>
      </w:r>
    </w:p>
    <w:p w:rsidRPr="003009A8" w:rsidR="003009A8" w:rsidP="00AE5524" w:rsidRDefault="003009A8" w14:paraId="32FA4BD1" w14:textId="77777777">
      <w:pPr>
        <w:rPr>
          <w:lang w:val="en-IN"/>
        </w:rPr>
      </w:pPr>
      <w:r w:rsidRPr="003009A8">
        <w:rPr>
          <w:lang w:val="en-IN"/>
        </w:rPr>
        <w:t>Hence, the mapping for Student A will become as follows:</w:t>
      </w:r>
    </w:p>
    <w:tbl>
      <w:tblPr>
        <w:tblW w:w="0" w:type="auto"/>
        <w:jc w:val="center"/>
        <w:tblCellMar>
          <w:top w:w="15" w:type="dxa"/>
          <w:left w:w="15" w:type="dxa"/>
          <w:bottom w:w="15" w:type="dxa"/>
          <w:right w:w="15" w:type="dxa"/>
        </w:tblCellMar>
        <w:tblLook w:val="04A0" w:firstRow="1" w:lastRow="0" w:firstColumn="1" w:lastColumn="0" w:noHBand="0" w:noVBand="1"/>
      </w:tblPr>
      <w:tblGrid>
        <w:gridCol w:w="1804"/>
        <w:gridCol w:w="1548"/>
        <w:gridCol w:w="3039"/>
        <w:gridCol w:w="1963"/>
      </w:tblGrid>
      <w:tr w:rsidRPr="003009A8" w:rsidR="003009A8" w:rsidTr="003009A8" w14:paraId="097E2E98" w14:textId="77777777">
        <w:trPr>
          <w:trHeight w:val="416"/>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73B4D18" w14:textId="77777777">
            <w:pPr>
              <w:rPr>
                <w:lang w:val="en-IN"/>
              </w:rPr>
            </w:pPr>
            <w:r w:rsidRPr="003009A8">
              <w:rPr>
                <w:b/>
                <w:bCs/>
                <w:lang w:val="en-IN"/>
              </w:rPr>
              <w:t>Personality 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9096616" w14:textId="77777777">
            <w:pPr>
              <w:rPr>
                <w:lang w:val="en-IN"/>
              </w:rPr>
            </w:pPr>
            <w:r w:rsidRPr="003009A8">
              <w:rPr>
                <w:b/>
                <w:bCs/>
                <w:lang w:val="en-IN"/>
              </w:rPr>
              <w:t>Stanine Score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89E4811" w14:textId="77777777">
            <w:pPr>
              <w:rPr>
                <w:lang w:val="en-IN"/>
              </w:rPr>
            </w:pPr>
            <w:r w:rsidRPr="003009A8">
              <w:rPr>
                <w:b/>
                <w:bCs/>
                <w:lang w:val="en-IN"/>
              </w:rPr>
              <w:t>Intelligence Type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B3F6122" w14:textId="77777777">
            <w:pPr>
              <w:rPr>
                <w:lang w:val="en-IN"/>
              </w:rPr>
            </w:pPr>
            <w:r w:rsidRPr="003009A8">
              <w:rPr>
                <w:b/>
                <w:bCs/>
                <w:lang w:val="en-IN"/>
              </w:rPr>
              <w:t>Intelligence Score</w:t>
            </w:r>
          </w:p>
        </w:tc>
      </w:tr>
      <w:tr w:rsidRPr="003009A8" w:rsidR="003009A8" w:rsidTr="003009A8" w14:paraId="12F18A1F" w14:textId="77777777">
        <w:trPr>
          <w:trHeight w:val="416"/>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8CE3D82" w14:textId="77777777">
            <w:pPr>
              <w:rPr>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B1A7839"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182EDF0" w14:textId="77777777">
            <w:pPr>
              <w:rPr>
                <w:lang w:val="en-IN"/>
              </w:rPr>
            </w:pPr>
            <w:r w:rsidRPr="003009A8">
              <w:rPr>
                <w:lang w:val="en-IN"/>
              </w:rPr>
              <w:t>Bodily-</w:t>
            </w:r>
            <w:proofErr w:type="spellStart"/>
            <w:r w:rsidRPr="003009A8">
              <w:rPr>
                <w:lang w:val="en-IN"/>
              </w:rPr>
              <w:t>Kinesthetic</w:t>
            </w:r>
            <w:proofErr w:type="spellEnd"/>
            <w:r w:rsidRPr="003009A8">
              <w:rPr>
                <w:lang w:val="en-IN"/>
              </w:rPr>
              <w:t>, Naturalistic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6EED1C1" w14:textId="77777777">
            <w:pPr>
              <w:rPr>
                <w:lang w:val="en-IN"/>
              </w:rPr>
            </w:pPr>
            <w:r w:rsidRPr="003009A8">
              <w:rPr>
                <w:lang w:val="en-IN"/>
              </w:rPr>
              <w:t>10, 10</w:t>
            </w:r>
          </w:p>
        </w:tc>
      </w:tr>
      <w:tr w:rsidRPr="003009A8" w:rsidR="003009A8" w:rsidTr="003009A8" w14:paraId="5AAD6109" w14:textId="77777777">
        <w:trPr>
          <w:trHeight w:val="416"/>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74C72CB" w14:textId="77777777">
            <w:pPr>
              <w:rPr>
                <w:lang w:val="en-IN"/>
              </w:rPr>
            </w:pPr>
            <w:r w:rsidRPr="003009A8">
              <w:rPr>
                <w:lang w:val="en-IN"/>
              </w:rPr>
              <w:t>Conventional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ADCC40B"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2599BDB" w14:textId="77777777">
            <w:pPr>
              <w:rPr>
                <w:lang w:val="en-IN"/>
              </w:rPr>
            </w:pPr>
            <w:r w:rsidRPr="003009A8">
              <w:rPr>
                <w:lang w:val="en-IN"/>
              </w:rPr>
              <w:t>Intrapersonal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2BD13CC" w14:textId="77777777">
            <w:pPr>
              <w:rPr>
                <w:lang w:val="en-IN"/>
              </w:rPr>
            </w:pPr>
            <w:r w:rsidRPr="003009A8">
              <w:rPr>
                <w:lang w:val="en-IN"/>
              </w:rPr>
              <w:t>9</w:t>
            </w:r>
          </w:p>
        </w:tc>
      </w:tr>
      <w:tr w:rsidRPr="003009A8" w:rsidR="003009A8" w:rsidTr="003009A8" w14:paraId="5EA02DBF" w14:textId="77777777">
        <w:trPr>
          <w:trHeight w:val="416"/>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8706DB6"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C2DB7FC"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0F8025C" w14:textId="77777777">
            <w:pPr>
              <w:rPr>
                <w:lang w:val="en-IN"/>
              </w:rPr>
            </w:pPr>
            <w:r w:rsidRPr="003009A8">
              <w:rPr>
                <w:lang w:val="en-IN"/>
              </w:rPr>
              <w:t>Interpersonal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57F45A8" w14:textId="77777777">
            <w:pPr>
              <w:rPr>
                <w:lang w:val="en-IN"/>
              </w:rPr>
            </w:pPr>
            <w:r w:rsidRPr="003009A8">
              <w:rPr>
                <w:lang w:val="en-IN"/>
              </w:rPr>
              <w:t>11</w:t>
            </w:r>
          </w:p>
        </w:tc>
      </w:tr>
      <w:tr w:rsidRPr="003009A8" w:rsidR="003009A8" w:rsidTr="003009A8" w14:paraId="76502322" w14:textId="77777777">
        <w:trPr>
          <w:trHeight w:val="416"/>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207F1EC"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5D8B60A"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5CC662A" w14:textId="77777777">
            <w:pPr>
              <w:rPr>
                <w:lang w:val="en-IN"/>
              </w:rPr>
            </w:pPr>
            <w:r w:rsidRPr="003009A8">
              <w:rPr>
                <w:lang w:val="en-IN"/>
              </w:rPr>
              <w:t>Interpersonal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D782C81" w14:textId="77777777">
            <w:pPr>
              <w:rPr>
                <w:lang w:val="en-IN"/>
              </w:rPr>
            </w:pPr>
            <w:r w:rsidRPr="003009A8">
              <w:rPr>
                <w:lang w:val="en-IN"/>
              </w:rPr>
              <w:t>11</w:t>
            </w:r>
          </w:p>
        </w:tc>
      </w:tr>
      <w:tr w:rsidRPr="003009A8" w:rsidR="003009A8" w:rsidTr="003009A8" w14:paraId="60820230" w14:textId="77777777">
        <w:trPr>
          <w:trHeight w:val="416"/>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B60BA1F"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8D13152"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C5DEC96" w14:textId="77777777">
            <w:pPr>
              <w:rPr>
                <w:lang w:val="en-IN"/>
              </w:rPr>
            </w:pPr>
            <w:r w:rsidRPr="003009A8">
              <w:rPr>
                <w:lang w:val="en-IN"/>
              </w:rPr>
              <w:t>Logical-Mathematical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A49E924" w14:textId="77777777">
            <w:pPr>
              <w:rPr>
                <w:lang w:val="en-IN"/>
              </w:rPr>
            </w:pPr>
            <w:r w:rsidRPr="003009A8">
              <w:rPr>
                <w:lang w:val="en-IN"/>
              </w:rPr>
              <w:t>10</w:t>
            </w:r>
          </w:p>
        </w:tc>
      </w:tr>
      <w:tr w:rsidRPr="003009A8" w:rsidR="003009A8" w:rsidTr="003009A8" w14:paraId="5D5E89A8" w14:textId="77777777">
        <w:trPr>
          <w:trHeight w:val="416"/>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69ACBCB" w14:textId="77777777">
            <w:pPr>
              <w:rPr>
                <w:lang w:val="en-IN"/>
              </w:rPr>
            </w:pPr>
            <w:r w:rsidRPr="003009A8">
              <w:rPr>
                <w:lang w:val="en-IN"/>
              </w:rPr>
              <w:t>Artistic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B891B37"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5E5D92F" w14:textId="77777777">
            <w:pPr>
              <w:rPr>
                <w:lang w:val="en-IN"/>
              </w:rPr>
            </w:pPr>
            <w:r w:rsidRPr="003009A8">
              <w:rPr>
                <w:lang w:val="en-IN"/>
              </w:rPr>
              <w:t>Musical, Spatial-Visual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DC9AF80" w14:textId="77777777">
            <w:pPr>
              <w:rPr>
                <w:lang w:val="en-IN"/>
              </w:rPr>
            </w:pPr>
            <w:r w:rsidRPr="003009A8">
              <w:rPr>
                <w:lang w:val="en-IN"/>
              </w:rPr>
              <w:t>9, 9</w:t>
            </w:r>
          </w:p>
        </w:tc>
      </w:tr>
    </w:tbl>
    <w:p w:rsidRPr="003009A8" w:rsidR="003009A8" w:rsidP="00AE5524" w:rsidRDefault="003009A8" w14:paraId="0ED3C8CD" w14:textId="77777777">
      <w:pPr>
        <w:rPr>
          <w:lang w:val="en-IN"/>
        </w:rPr>
      </w:pPr>
    </w:p>
    <w:p w:rsidRPr="003009A8" w:rsidR="003009A8" w:rsidP="00AE5524" w:rsidRDefault="003009A8" w14:paraId="6DCB20FC" w14:textId="77777777">
      <w:pPr>
        <w:rPr>
          <w:lang w:val="en-IN"/>
        </w:rPr>
      </w:pPr>
      <w:r w:rsidRPr="003009A8">
        <w:rPr>
          <w:lang w:val="en-IN"/>
        </w:rPr>
        <w:t xml:space="preserve">Since Realistic and Artistic have multiple traits, compute average. </w:t>
      </w:r>
      <w:proofErr w:type="gramStart"/>
      <w:r w:rsidRPr="003009A8">
        <w:rPr>
          <w:lang w:val="en-IN"/>
        </w:rPr>
        <w:t>Thus</w:t>
      </w:r>
      <w:proofErr w:type="gramEnd"/>
      <w:r w:rsidRPr="003009A8">
        <w:rPr>
          <w:lang w:val="en-IN"/>
        </w:rPr>
        <w:t xml:space="preserve"> the sorted mapping table becomes:</w:t>
      </w:r>
    </w:p>
    <w:p w:rsidRPr="003009A8" w:rsidR="003009A8" w:rsidP="00AE5524" w:rsidRDefault="003009A8" w14:paraId="24BD4C73" w14:textId="77777777">
      <w:pPr>
        <w:rPr>
          <w:lang w:val="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04"/>
        <w:gridCol w:w="875"/>
        <w:gridCol w:w="3039"/>
        <w:gridCol w:w="1963"/>
      </w:tblGrid>
      <w:tr w:rsidRPr="003009A8" w:rsidR="003009A8" w:rsidTr="003009A8" w14:paraId="0E3705DB" w14:textId="77777777">
        <w:trPr>
          <w:trHeight w:val="49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D2A96A5" w14:textId="77777777">
            <w:pPr>
              <w:rPr>
                <w:lang w:val="en-IN"/>
              </w:rPr>
            </w:pPr>
            <w:r w:rsidRPr="003009A8">
              <w:rPr>
                <w:b/>
                <w:bCs/>
                <w:lang w:val="en-IN"/>
              </w:rPr>
              <w:t>Personality 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5E1FAA1" w14:textId="77777777">
            <w:pPr>
              <w:rPr>
                <w:lang w:val="en-IN"/>
              </w:rPr>
            </w:pPr>
            <w:r w:rsidRPr="003009A8">
              <w:rPr>
                <w:b/>
                <w:bCs/>
                <w:lang w:val="en-IN"/>
              </w:rPr>
              <w:t>Stanine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958BF4A" w14:textId="77777777">
            <w:pPr>
              <w:rPr>
                <w:lang w:val="en-IN"/>
              </w:rPr>
            </w:pPr>
            <w:r w:rsidRPr="003009A8">
              <w:rPr>
                <w:b/>
                <w:bCs/>
                <w:lang w:val="en-IN"/>
              </w:rPr>
              <w:t>Intelligence Type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CAF5AB1" w14:textId="77777777">
            <w:pPr>
              <w:rPr>
                <w:lang w:val="en-IN"/>
              </w:rPr>
            </w:pPr>
            <w:r w:rsidRPr="003009A8">
              <w:rPr>
                <w:b/>
                <w:bCs/>
                <w:lang w:val="en-IN"/>
              </w:rPr>
              <w:t>Intelligence Score</w:t>
            </w:r>
          </w:p>
        </w:tc>
      </w:tr>
      <w:tr w:rsidRPr="003009A8" w:rsidR="003009A8" w:rsidTr="003009A8" w14:paraId="7CE5BD90" w14:textId="77777777">
        <w:trPr>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FE855F5"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F368912"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A355520" w14:textId="77777777">
            <w:pPr>
              <w:rPr>
                <w:lang w:val="en-IN"/>
              </w:rPr>
            </w:pPr>
            <w:r w:rsidRPr="003009A8">
              <w:rPr>
                <w:lang w:val="en-IN"/>
              </w:rPr>
              <w:t>Interpersonal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B0F8171" w14:textId="77777777">
            <w:pPr>
              <w:rPr>
                <w:lang w:val="en-IN"/>
              </w:rPr>
            </w:pPr>
            <w:r w:rsidRPr="003009A8">
              <w:rPr>
                <w:lang w:val="en-IN"/>
              </w:rPr>
              <w:t>11</w:t>
            </w:r>
          </w:p>
        </w:tc>
      </w:tr>
      <w:tr w:rsidRPr="003009A8" w:rsidR="003009A8" w:rsidTr="003009A8" w14:paraId="2D952FED" w14:textId="77777777">
        <w:trPr>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4A644A3" w14:textId="77777777">
            <w:pPr>
              <w:rPr>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9A3D67D"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D6858DF" w14:textId="77777777">
            <w:pPr>
              <w:rPr>
                <w:lang w:val="en-IN"/>
              </w:rPr>
            </w:pPr>
            <w:r w:rsidRPr="003009A8">
              <w:rPr>
                <w:lang w:val="en-IN"/>
              </w:rPr>
              <w:t>Bodily-</w:t>
            </w:r>
            <w:proofErr w:type="spellStart"/>
            <w:r w:rsidRPr="003009A8">
              <w:rPr>
                <w:lang w:val="en-IN"/>
              </w:rPr>
              <w:t>Kinesthetic</w:t>
            </w:r>
            <w:proofErr w:type="spellEnd"/>
            <w:r w:rsidRPr="003009A8">
              <w:rPr>
                <w:lang w:val="en-IN"/>
              </w:rPr>
              <w:t>, Naturalistic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726263A" w14:textId="77777777">
            <w:pPr>
              <w:rPr>
                <w:lang w:val="en-IN"/>
              </w:rPr>
            </w:pPr>
            <w:r w:rsidRPr="003009A8">
              <w:rPr>
                <w:lang w:val="en-IN"/>
              </w:rPr>
              <w:t>10</w:t>
            </w:r>
          </w:p>
        </w:tc>
      </w:tr>
      <w:tr w:rsidRPr="003009A8" w:rsidR="003009A8" w:rsidTr="003009A8" w14:paraId="22C76AE4" w14:textId="77777777">
        <w:trPr>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F5C5B0F"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51E1EA0"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F89A13E" w14:textId="77777777">
            <w:pPr>
              <w:rPr>
                <w:lang w:val="en-IN"/>
              </w:rPr>
            </w:pPr>
            <w:r w:rsidRPr="003009A8">
              <w:rPr>
                <w:lang w:val="en-IN"/>
              </w:rPr>
              <w:t>Linguistic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DFB7515" w14:textId="77777777">
            <w:pPr>
              <w:rPr>
                <w:lang w:val="en-IN"/>
              </w:rPr>
            </w:pPr>
            <w:r w:rsidRPr="003009A8">
              <w:rPr>
                <w:lang w:val="en-IN"/>
              </w:rPr>
              <w:t>10</w:t>
            </w:r>
          </w:p>
        </w:tc>
      </w:tr>
      <w:tr w:rsidRPr="003009A8" w:rsidR="003009A8" w:rsidTr="003009A8" w14:paraId="68EABF0B" w14:textId="77777777">
        <w:trPr>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75C7283"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0A1E296"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D7E438C" w14:textId="77777777">
            <w:pPr>
              <w:rPr>
                <w:lang w:val="en-IN"/>
              </w:rPr>
            </w:pPr>
            <w:r w:rsidRPr="003009A8">
              <w:rPr>
                <w:lang w:val="en-IN"/>
              </w:rPr>
              <w:t>Logical-Mathematical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FF22E65" w14:textId="77777777">
            <w:pPr>
              <w:rPr>
                <w:lang w:val="en-IN"/>
              </w:rPr>
            </w:pPr>
            <w:r w:rsidRPr="003009A8">
              <w:rPr>
                <w:lang w:val="en-IN"/>
              </w:rPr>
              <w:t>10</w:t>
            </w:r>
          </w:p>
        </w:tc>
      </w:tr>
      <w:tr w:rsidRPr="003009A8" w:rsidR="003009A8" w:rsidTr="003009A8" w14:paraId="74E4C26F" w14:textId="77777777">
        <w:trPr>
          <w:trHeight w:val="49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0AFE77C" w14:textId="77777777">
            <w:pPr>
              <w:rPr>
                <w:lang w:val="en-IN"/>
              </w:rPr>
            </w:pPr>
            <w:r w:rsidRPr="003009A8">
              <w:rPr>
                <w:lang w:val="en-IN"/>
              </w:rPr>
              <w:t>Conventional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7503565"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B1D4A1E" w14:textId="77777777">
            <w:pPr>
              <w:rPr>
                <w:lang w:val="en-IN"/>
              </w:rPr>
            </w:pPr>
            <w:r w:rsidRPr="003009A8">
              <w:rPr>
                <w:lang w:val="en-IN"/>
              </w:rPr>
              <w:t>Intrapersonal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DB1465A" w14:textId="77777777">
            <w:pPr>
              <w:rPr>
                <w:lang w:val="en-IN"/>
              </w:rPr>
            </w:pPr>
            <w:r w:rsidRPr="003009A8">
              <w:rPr>
                <w:lang w:val="en-IN"/>
              </w:rPr>
              <w:t>9</w:t>
            </w:r>
          </w:p>
        </w:tc>
      </w:tr>
      <w:tr w:rsidRPr="003009A8" w:rsidR="003009A8" w:rsidTr="003009A8" w14:paraId="0F01D2DD" w14:textId="77777777">
        <w:trPr>
          <w:trHeight w:val="49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7041111" w14:textId="77777777">
            <w:pPr>
              <w:rPr>
                <w:lang w:val="en-IN"/>
              </w:rPr>
            </w:pPr>
            <w:r w:rsidRPr="003009A8">
              <w:rPr>
                <w:lang w:val="en-IN"/>
              </w:rPr>
              <w:t>Artistic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20F6CA7"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4C81456" w14:textId="77777777">
            <w:pPr>
              <w:rPr>
                <w:lang w:val="en-IN"/>
              </w:rPr>
            </w:pPr>
            <w:r w:rsidRPr="003009A8">
              <w:rPr>
                <w:lang w:val="en-IN"/>
              </w:rPr>
              <w:t>Musical, Spatial-Visual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AC126FE" w14:textId="77777777">
            <w:pPr>
              <w:rPr>
                <w:lang w:val="en-IN"/>
              </w:rPr>
            </w:pPr>
            <w:r w:rsidRPr="003009A8">
              <w:rPr>
                <w:lang w:val="en-IN"/>
              </w:rPr>
              <w:t>9</w:t>
            </w:r>
          </w:p>
        </w:tc>
      </w:tr>
    </w:tbl>
    <w:p w:rsidRPr="003009A8" w:rsidR="003009A8" w:rsidP="00AE5524" w:rsidRDefault="003009A8" w14:paraId="54033409" w14:textId="77777777">
      <w:pPr>
        <w:rPr>
          <w:lang w:val="en-IN"/>
        </w:rPr>
      </w:pPr>
      <w:r w:rsidRPr="003009A8">
        <w:rPr>
          <w:lang w:val="en-IN"/>
        </w:rPr>
        <w:br/>
      </w:r>
      <w:r w:rsidRPr="003009A8">
        <w:rPr>
          <w:lang w:val="en-IN"/>
        </w:rPr>
        <w:br/>
      </w:r>
    </w:p>
    <w:p w:rsidRPr="003009A8" w:rsidR="003009A8" w:rsidP="00AE5524" w:rsidRDefault="003009A8" w14:paraId="19F02F9D" w14:textId="77777777">
      <w:pPr>
        <w:numPr>
          <w:ilvl w:val="0"/>
          <w:numId w:val="29"/>
        </w:numPr>
        <w:rPr>
          <w:lang w:val="en-IN"/>
        </w:rPr>
      </w:pPr>
      <w:r w:rsidRPr="003009A8">
        <w:rPr>
          <w:b/>
          <w:bCs/>
          <w:lang w:val="en-IN"/>
        </w:rPr>
        <w:t>Step 1:</w:t>
      </w:r>
      <w:r w:rsidRPr="003009A8">
        <w:rPr>
          <w:lang w:val="en-IN"/>
        </w:rPr>
        <w:t xml:space="preserve"> Sort All Scores in Descending Order</w:t>
      </w:r>
    </w:p>
    <w:p w:rsidRPr="003009A8" w:rsidR="003009A8" w:rsidP="00AE5524" w:rsidRDefault="003009A8" w14:paraId="2E5F548E" w14:textId="77777777">
      <w:pPr>
        <w:rPr>
          <w:lang w:val="en-IN"/>
        </w:rPr>
      </w:pPr>
      <w:r w:rsidRPr="003009A8">
        <w:rPr>
          <w:lang w:val="en-IN"/>
        </w:rPr>
        <w:t>First, we sort all intelligence scores from highest to lowest.</w:t>
      </w:r>
    </w:p>
    <w:p w:rsidRPr="003009A8" w:rsidR="003009A8" w:rsidP="00AE5524" w:rsidRDefault="003009A8" w14:paraId="1A3BA01C" w14:textId="77777777">
      <w:pPr>
        <w:rPr>
          <w:lang w:val="en-IN"/>
        </w:rPr>
      </w:pPr>
      <w:r w:rsidRPr="003009A8">
        <w:rPr>
          <w:lang w:val="en-IN"/>
        </w:rPr>
        <w:br/>
      </w:r>
    </w:p>
    <w:p w:rsidRPr="003009A8" w:rsidR="003009A8" w:rsidP="00AE5524" w:rsidRDefault="003009A8" w14:paraId="7C7A0173" w14:textId="77777777">
      <w:pPr>
        <w:numPr>
          <w:ilvl w:val="0"/>
          <w:numId w:val="30"/>
        </w:numPr>
        <w:rPr>
          <w:lang w:val="en-IN"/>
        </w:rPr>
      </w:pPr>
      <w:r w:rsidRPr="003009A8">
        <w:rPr>
          <w:b/>
          <w:bCs/>
          <w:lang w:val="en-IN"/>
        </w:rPr>
        <w:t>Step 2:</w:t>
      </w:r>
      <w:r w:rsidRPr="003009A8">
        <w:rPr>
          <w:lang w:val="en-IN"/>
        </w:rPr>
        <w:t xml:space="preserve"> Start with the Highest Score</w:t>
      </w:r>
    </w:p>
    <w:p w:rsidRPr="003009A8" w:rsidR="003009A8" w:rsidP="00AE5524" w:rsidRDefault="003009A8" w14:paraId="6F968A37" w14:textId="77777777">
      <w:pPr>
        <w:rPr>
          <w:lang w:val="en-IN"/>
        </w:rPr>
      </w:pPr>
      <w:r w:rsidRPr="003009A8">
        <w:rPr>
          <w:lang w:val="en-IN"/>
        </w:rPr>
        <w:t>Identify the highest score and include all entries with this score in the final list.</w:t>
      </w:r>
    </w:p>
    <w:p w:rsidRPr="003009A8" w:rsidR="003009A8" w:rsidP="00AE5524" w:rsidRDefault="003009A8" w14:paraId="7D41607B" w14:textId="77777777">
      <w:pPr>
        <w:rPr>
          <w:lang w:val="en-IN"/>
        </w:rPr>
      </w:pPr>
      <w:r w:rsidRPr="003009A8">
        <w:rPr>
          <w:lang w:val="en-IN"/>
        </w:rPr>
        <w:br/>
      </w:r>
    </w:p>
    <w:p w:rsidRPr="003009A8" w:rsidR="003009A8" w:rsidP="00AE5524" w:rsidRDefault="003009A8" w14:paraId="501F3C4E" w14:textId="77777777">
      <w:pPr>
        <w:numPr>
          <w:ilvl w:val="0"/>
          <w:numId w:val="31"/>
        </w:numPr>
        <w:rPr>
          <w:lang w:val="en-IN"/>
        </w:rPr>
      </w:pPr>
      <w:r w:rsidRPr="003009A8">
        <w:rPr>
          <w:b/>
          <w:bCs/>
          <w:lang w:val="en-IN"/>
        </w:rPr>
        <w:t>Step 3:</w:t>
      </w:r>
      <w:r w:rsidRPr="003009A8">
        <w:rPr>
          <w:lang w:val="en-IN"/>
        </w:rPr>
        <w:t xml:space="preserve"> Move to the Next Score</w:t>
      </w:r>
    </w:p>
    <w:p w:rsidRPr="003009A8" w:rsidR="003009A8" w:rsidP="00AE5524" w:rsidRDefault="003009A8" w14:paraId="59594C49" w14:textId="77777777">
      <w:pPr>
        <w:rPr>
          <w:lang w:val="en-IN"/>
        </w:rPr>
      </w:pPr>
      <w:r w:rsidRPr="003009A8">
        <w:rPr>
          <w:lang w:val="en-IN"/>
        </w:rPr>
        <w:t>Move to the next highest score and include all entries with this score.</w:t>
      </w:r>
    </w:p>
    <w:p w:rsidRPr="003009A8" w:rsidR="003009A8" w:rsidP="00AE5524" w:rsidRDefault="003009A8" w14:paraId="51D05F17" w14:textId="77777777">
      <w:pPr>
        <w:rPr>
          <w:lang w:val="en-IN"/>
        </w:rPr>
      </w:pPr>
      <w:r w:rsidRPr="003009A8">
        <w:rPr>
          <w:lang w:val="en-IN"/>
        </w:rPr>
        <w:br/>
      </w:r>
    </w:p>
    <w:p w:rsidRPr="003009A8" w:rsidR="003009A8" w:rsidP="00AE5524" w:rsidRDefault="003009A8" w14:paraId="41DCD5A3" w14:textId="77777777">
      <w:pPr>
        <w:numPr>
          <w:ilvl w:val="0"/>
          <w:numId w:val="32"/>
        </w:numPr>
        <w:rPr>
          <w:lang w:val="en-IN"/>
        </w:rPr>
      </w:pPr>
      <w:r w:rsidRPr="003009A8">
        <w:rPr>
          <w:b/>
          <w:bCs/>
          <w:lang w:val="en-IN"/>
        </w:rPr>
        <w:t>Step 4:</w:t>
      </w:r>
      <w:r w:rsidRPr="003009A8">
        <w:rPr>
          <w:lang w:val="en-IN"/>
        </w:rPr>
        <w:t xml:space="preserve"> Continue Until Top 3 Slots Are Filled</w:t>
      </w:r>
    </w:p>
    <w:p w:rsidRPr="003009A8" w:rsidR="003009A8" w:rsidP="00AE5524" w:rsidRDefault="003009A8" w14:paraId="4FFCB7B7" w14:textId="77777777">
      <w:pPr>
        <w:rPr>
          <w:lang w:val="en-IN"/>
        </w:rPr>
      </w:pPr>
      <w:r w:rsidRPr="003009A8">
        <w:rPr>
          <w:lang w:val="en-IN"/>
        </w:rPr>
        <w:t>Keep moving down the scores in descending order and include all entries for each score until you reach or exceed 3 slots.</w:t>
      </w:r>
    </w:p>
    <w:p w:rsidRPr="003009A8" w:rsidR="003009A8" w:rsidP="00AE5524" w:rsidRDefault="003009A8" w14:paraId="2D20B7BB" w14:textId="77777777">
      <w:pPr>
        <w:rPr>
          <w:lang w:val="en-IN"/>
        </w:rPr>
      </w:pPr>
      <w:r w:rsidRPr="003009A8">
        <w:rPr>
          <w:lang w:val="en-IN"/>
        </w:rPr>
        <w:br/>
      </w:r>
    </w:p>
    <w:p w:rsidRPr="003009A8" w:rsidR="003009A8" w:rsidP="00AE5524" w:rsidRDefault="003009A8" w14:paraId="5B354903" w14:textId="77777777">
      <w:pPr>
        <w:numPr>
          <w:ilvl w:val="0"/>
          <w:numId w:val="33"/>
        </w:numPr>
        <w:rPr>
          <w:lang w:val="en-IN"/>
        </w:rPr>
      </w:pPr>
      <w:r w:rsidRPr="003009A8">
        <w:rPr>
          <w:b/>
          <w:bCs/>
          <w:lang w:val="en-IN"/>
        </w:rPr>
        <w:t>Step 5:</w:t>
      </w:r>
      <w:r w:rsidRPr="003009A8">
        <w:rPr>
          <w:lang w:val="en-IN"/>
        </w:rPr>
        <w:t xml:space="preserve"> Handle Ties</w:t>
      </w:r>
    </w:p>
    <w:p w:rsidRPr="003009A8" w:rsidR="003009A8" w:rsidP="00AE5524" w:rsidRDefault="003009A8" w14:paraId="263EEE41" w14:textId="77777777">
      <w:pPr>
        <w:rPr>
          <w:lang w:val="en-IN"/>
        </w:rPr>
      </w:pPr>
      <w:r w:rsidRPr="003009A8">
        <w:rPr>
          <w:lang w:val="en-IN"/>
        </w:rPr>
        <w:t>If a score causes the total entries to exceed 3 (e.g., if the third-highest score has multiple occurrences), include all those entries.</w:t>
      </w:r>
    </w:p>
    <w:p w:rsidRPr="003009A8" w:rsidR="003009A8" w:rsidP="00AE5524" w:rsidRDefault="003009A8" w14:paraId="5746F83F" w14:textId="77777777">
      <w:pPr>
        <w:rPr>
          <w:lang w:val="en-IN"/>
        </w:rPr>
      </w:pPr>
      <w:r w:rsidRPr="003009A8">
        <w:rPr>
          <w:lang w:val="en-IN"/>
        </w:rPr>
        <w:t>Stop after processing all entries of the last included score, even if the total count exceeds 3.</w:t>
      </w:r>
    </w:p>
    <w:p w:rsidRPr="003009A8" w:rsidR="003009A8" w:rsidP="00AE5524" w:rsidRDefault="003009A8" w14:paraId="58AE7169" w14:textId="77777777">
      <w:pPr>
        <w:rPr>
          <w:lang w:val="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04"/>
        <w:gridCol w:w="875"/>
        <w:gridCol w:w="3039"/>
        <w:gridCol w:w="1963"/>
      </w:tblGrid>
      <w:tr w:rsidRPr="003009A8" w:rsidR="003009A8" w:rsidTr="003009A8" w14:paraId="4A052CF0" w14:textId="77777777">
        <w:trPr>
          <w:trHeight w:val="49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741B1E5" w14:textId="77777777">
            <w:pPr>
              <w:rPr>
                <w:lang w:val="en-IN"/>
              </w:rPr>
            </w:pPr>
            <w:r w:rsidRPr="003009A8">
              <w:rPr>
                <w:b/>
                <w:bCs/>
                <w:lang w:val="en-IN"/>
              </w:rPr>
              <w:t>Personality 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E52757B" w14:textId="77777777">
            <w:pPr>
              <w:rPr>
                <w:lang w:val="en-IN"/>
              </w:rPr>
            </w:pPr>
            <w:r w:rsidRPr="003009A8">
              <w:rPr>
                <w:b/>
                <w:bCs/>
                <w:lang w:val="en-IN"/>
              </w:rPr>
              <w:t>Stanine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C71E0F9" w14:textId="77777777">
            <w:pPr>
              <w:rPr>
                <w:lang w:val="en-IN"/>
              </w:rPr>
            </w:pPr>
            <w:r w:rsidRPr="003009A8">
              <w:rPr>
                <w:b/>
                <w:bCs/>
                <w:lang w:val="en-IN"/>
              </w:rPr>
              <w:t>Intelligence Type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7D0A2DF" w14:textId="77777777">
            <w:pPr>
              <w:rPr>
                <w:lang w:val="en-IN"/>
              </w:rPr>
            </w:pPr>
            <w:r w:rsidRPr="003009A8">
              <w:rPr>
                <w:b/>
                <w:bCs/>
                <w:lang w:val="en-IN"/>
              </w:rPr>
              <w:t>Intelligence Score</w:t>
            </w:r>
          </w:p>
        </w:tc>
      </w:tr>
      <w:tr w:rsidRPr="003009A8" w:rsidR="003009A8" w:rsidTr="003009A8" w14:paraId="2406BF3D" w14:textId="77777777">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4399CA8E"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7DFC7B7B"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5A1A0BFA" w14:textId="77777777">
            <w:pPr>
              <w:rPr>
                <w:lang w:val="en-IN"/>
              </w:rPr>
            </w:pPr>
            <w:r w:rsidRPr="003009A8">
              <w:rPr>
                <w:lang w:val="en-IN"/>
              </w:rPr>
              <w:t>Interpersonal</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344A5E0C" w14:textId="77777777">
            <w:pPr>
              <w:rPr>
                <w:lang w:val="en-IN"/>
              </w:rPr>
            </w:pPr>
            <w:r w:rsidRPr="003009A8">
              <w:rPr>
                <w:lang w:val="en-IN"/>
              </w:rPr>
              <w:t>11</w:t>
            </w:r>
          </w:p>
        </w:tc>
      </w:tr>
      <w:tr w:rsidRPr="003009A8" w:rsidR="003009A8" w:rsidTr="003009A8" w14:paraId="062E1D48" w14:textId="77777777">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31E34893" w14:textId="77777777">
            <w:pPr>
              <w:rPr>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7763F8D4"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514DDD84" w14:textId="77777777">
            <w:pPr>
              <w:rPr>
                <w:lang w:val="en-IN"/>
              </w:rPr>
            </w:pPr>
            <w:r w:rsidRPr="003009A8">
              <w:rPr>
                <w:lang w:val="en-IN"/>
              </w:rPr>
              <w:t>Bodily-</w:t>
            </w:r>
            <w:proofErr w:type="spellStart"/>
            <w:r w:rsidRPr="003009A8">
              <w:rPr>
                <w:lang w:val="en-IN"/>
              </w:rPr>
              <w:t>Kinesthetic</w:t>
            </w:r>
            <w:proofErr w:type="spellEnd"/>
            <w:r w:rsidRPr="003009A8">
              <w:rPr>
                <w:lang w:val="en-IN"/>
              </w:rPr>
              <w:t>, Naturalistic</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3337FE93" w14:textId="77777777">
            <w:pPr>
              <w:rPr>
                <w:lang w:val="en-IN"/>
              </w:rPr>
            </w:pPr>
            <w:r w:rsidRPr="003009A8">
              <w:rPr>
                <w:lang w:val="en-IN"/>
              </w:rPr>
              <w:t>10</w:t>
            </w:r>
          </w:p>
        </w:tc>
      </w:tr>
      <w:tr w:rsidRPr="003009A8" w:rsidR="003009A8" w:rsidTr="003009A8" w14:paraId="47EDEEB8" w14:textId="77777777">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3225F866"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75B71F18"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8D244C" w14:paraId="0D30C4D9" w14:textId="6C679D44">
            <w:pPr>
              <w:rPr>
                <w:lang w:val="en-IN"/>
              </w:rPr>
            </w:pPr>
            <w:r>
              <w:rPr>
                <w:lang w:val="en-IN"/>
              </w:rPr>
              <w:t>Interpersonal</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22FC6651" w14:textId="21A93A58">
            <w:pPr>
              <w:rPr>
                <w:lang w:val="en-IN"/>
              </w:rPr>
            </w:pPr>
            <w:r w:rsidRPr="003009A8">
              <w:rPr>
                <w:lang w:val="en-IN"/>
              </w:rPr>
              <w:t>1</w:t>
            </w:r>
            <w:r w:rsidR="008D244C">
              <w:rPr>
                <w:lang w:val="en-IN"/>
              </w:rPr>
              <w:t>1</w:t>
            </w:r>
          </w:p>
        </w:tc>
      </w:tr>
      <w:tr w:rsidRPr="003009A8" w:rsidR="003009A8" w:rsidTr="003009A8" w14:paraId="7108BF9A" w14:textId="77777777">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0DEBD2A7"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2AFD00EC"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471936AD" w14:textId="77777777">
            <w:pPr>
              <w:rPr>
                <w:lang w:val="en-IN"/>
              </w:rPr>
            </w:pPr>
            <w:r w:rsidRPr="003009A8">
              <w:rPr>
                <w:lang w:val="en-IN"/>
              </w:rPr>
              <w:t>Logical-Mathematical</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2D5355A1" w14:textId="77777777">
            <w:pPr>
              <w:rPr>
                <w:lang w:val="en-IN"/>
              </w:rPr>
            </w:pPr>
            <w:r w:rsidRPr="003009A8">
              <w:rPr>
                <w:lang w:val="en-IN"/>
              </w:rPr>
              <w:t>10</w:t>
            </w:r>
          </w:p>
        </w:tc>
      </w:tr>
      <w:tr w:rsidRPr="003009A8" w:rsidR="003009A8" w:rsidTr="003009A8" w14:paraId="35326847" w14:textId="77777777">
        <w:trPr>
          <w:trHeight w:val="49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7AB6709" w14:textId="77777777">
            <w:pPr>
              <w:rPr>
                <w:lang w:val="en-IN"/>
              </w:rPr>
            </w:pPr>
            <w:r w:rsidRPr="003009A8">
              <w:rPr>
                <w:lang w:val="en-IN"/>
              </w:rPr>
              <w:t>Conventional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59CBA49"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8A3394A" w14:textId="77777777">
            <w:pPr>
              <w:rPr>
                <w:lang w:val="en-IN"/>
              </w:rPr>
            </w:pPr>
            <w:r w:rsidRPr="003009A8">
              <w:rPr>
                <w:lang w:val="en-IN"/>
              </w:rPr>
              <w:t>Intrapersonal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8D9C39E" w14:textId="77777777">
            <w:pPr>
              <w:rPr>
                <w:lang w:val="en-IN"/>
              </w:rPr>
            </w:pPr>
            <w:r w:rsidRPr="003009A8">
              <w:rPr>
                <w:lang w:val="en-IN"/>
              </w:rPr>
              <w:t>9</w:t>
            </w:r>
          </w:p>
        </w:tc>
      </w:tr>
      <w:tr w:rsidRPr="003009A8" w:rsidR="003009A8" w:rsidTr="003009A8" w14:paraId="0A2F1BF2" w14:textId="77777777">
        <w:trPr>
          <w:trHeight w:val="49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9D74A80" w14:textId="77777777">
            <w:pPr>
              <w:rPr>
                <w:lang w:val="en-IN"/>
              </w:rPr>
            </w:pPr>
            <w:r w:rsidRPr="003009A8">
              <w:rPr>
                <w:lang w:val="en-IN"/>
              </w:rPr>
              <w:t>Artistic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352011F"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C01B5F5" w14:textId="77777777">
            <w:pPr>
              <w:rPr>
                <w:lang w:val="en-IN"/>
              </w:rPr>
            </w:pPr>
            <w:r w:rsidRPr="003009A8">
              <w:rPr>
                <w:lang w:val="en-IN"/>
              </w:rPr>
              <w:t>Musical, Spatial-Visual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8AE84F2" w14:textId="77777777">
            <w:pPr>
              <w:rPr>
                <w:lang w:val="en-IN"/>
              </w:rPr>
            </w:pPr>
            <w:r w:rsidRPr="003009A8">
              <w:rPr>
                <w:lang w:val="en-IN"/>
              </w:rPr>
              <w:t>9</w:t>
            </w:r>
          </w:p>
        </w:tc>
      </w:tr>
    </w:tbl>
    <w:p w:rsidRPr="003009A8" w:rsidR="003009A8" w:rsidP="00AE5524" w:rsidRDefault="003009A8" w14:paraId="4C4FD932" w14:textId="77777777">
      <w:pPr>
        <w:rPr>
          <w:lang w:val="en-IN"/>
        </w:rPr>
      </w:pPr>
      <w:r w:rsidRPr="003009A8">
        <w:rPr>
          <w:b/>
          <w:bCs/>
          <w:lang w:val="en-IN"/>
        </w:rPr>
        <w:t>Explanation</w:t>
      </w:r>
    </w:p>
    <w:p w:rsidRPr="003009A8" w:rsidR="003009A8" w:rsidP="00AE5524" w:rsidRDefault="003009A8" w14:paraId="2E4C3B8A" w14:textId="77777777">
      <w:pPr>
        <w:numPr>
          <w:ilvl w:val="0"/>
          <w:numId w:val="34"/>
        </w:numPr>
        <w:rPr>
          <w:lang w:val="en-IN"/>
        </w:rPr>
      </w:pPr>
      <w:r w:rsidRPr="003009A8">
        <w:rPr>
          <w:lang w:val="en-IN"/>
        </w:rPr>
        <w:t xml:space="preserve">The </w:t>
      </w:r>
      <w:r w:rsidRPr="003009A8">
        <w:rPr>
          <w:b/>
          <w:bCs/>
          <w:lang w:val="en-IN"/>
        </w:rPr>
        <w:t>highest score (11)</w:t>
      </w:r>
      <w:r w:rsidRPr="003009A8">
        <w:rPr>
          <w:lang w:val="en-IN"/>
        </w:rPr>
        <w:t xml:space="preserve"> was included first.</w:t>
      </w:r>
    </w:p>
    <w:p w:rsidRPr="003009A8" w:rsidR="003009A8" w:rsidP="00AE5524" w:rsidRDefault="003009A8" w14:paraId="3D94F7F2" w14:textId="77777777">
      <w:pPr>
        <w:numPr>
          <w:ilvl w:val="0"/>
          <w:numId w:val="34"/>
        </w:numPr>
        <w:rPr>
          <w:lang w:val="en-IN"/>
        </w:rPr>
      </w:pPr>
      <w:r w:rsidRPr="003009A8">
        <w:rPr>
          <w:lang w:val="en-IN"/>
        </w:rPr>
        <w:t xml:space="preserve">The </w:t>
      </w:r>
      <w:r w:rsidRPr="003009A8">
        <w:rPr>
          <w:b/>
          <w:bCs/>
          <w:lang w:val="en-IN"/>
        </w:rPr>
        <w:t>next highest score (10)</w:t>
      </w:r>
      <w:r w:rsidRPr="003009A8">
        <w:rPr>
          <w:lang w:val="en-IN"/>
        </w:rPr>
        <w:t xml:space="preserve"> had </w:t>
      </w:r>
      <w:r w:rsidRPr="003009A8">
        <w:rPr>
          <w:b/>
          <w:bCs/>
          <w:lang w:val="en-IN"/>
        </w:rPr>
        <w:t>3 entries</w:t>
      </w:r>
      <w:r w:rsidRPr="003009A8">
        <w:rPr>
          <w:lang w:val="en-IN"/>
        </w:rPr>
        <w:t>.</w:t>
      </w:r>
    </w:p>
    <w:p w:rsidRPr="003009A8" w:rsidR="003009A8" w:rsidP="00AE5524" w:rsidRDefault="003009A8" w14:paraId="16F8DE73" w14:textId="77777777">
      <w:pPr>
        <w:numPr>
          <w:ilvl w:val="0"/>
          <w:numId w:val="34"/>
        </w:numPr>
        <w:rPr>
          <w:lang w:val="en-IN"/>
        </w:rPr>
      </w:pPr>
      <w:r w:rsidRPr="003009A8">
        <w:rPr>
          <w:lang w:val="en-IN"/>
        </w:rPr>
        <w:t xml:space="preserve">Since including all instances of </w:t>
      </w:r>
      <w:r w:rsidRPr="003009A8">
        <w:rPr>
          <w:b/>
          <w:bCs/>
          <w:lang w:val="en-IN"/>
        </w:rPr>
        <w:t>10</w:t>
      </w:r>
      <w:r w:rsidRPr="003009A8">
        <w:rPr>
          <w:lang w:val="en-IN"/>
        </w:rPr>
        <w:t xml:space="preserve"> completes our selection, </w:t>
      </w:r>
      <w:r w:rsidRPr="003009A8">
        <w:rPr>
          <w:b/>
          <w:bCs/>
          <w:lang w:val="en-IN"/>
        </w:rPr>
        <w:t>we stopped here</w:t>
      </w:r>
      <w:r w:rsidRPr="003009A8">
        <w:rPr>
          <w:lang w:val="en-IN"/>
        </w:rPr>
        <w:t xml:space="preserve">, resulting in </w:t>
      </w:r>
      <w:r w:rsidRPr="003009A8">
        <w:rPr>
          <w:b/>
          <w:bCs/>
          <w:lang w:val="en-IN"/>
        </w:rPr>
        <w:t>4 entries instead of 3</w:t>
      </w:r>
      <w:r w:rsidRPr="003009A8">
        <w:rPr>
          <w:lang w:val="en-IN"/>
        </w:rPr>
        <w:t>.</w:t>
      </w:r>
    </w:p>
    <w:p w:rsidRPr="003009A8" w:rsidR="003009A8" w:rsidP="00AE5524" w:rsidRDefault="003009A8" w14:paraId="647AABF4" w14:textId="77777777">
      <w:pPr>
        <w:rPr>
          <w:lang w:val="en-IN"/>
        </w:rPr>
      </w:pPr>
      <w:r w:rsidRPr="003009A8">
        <w:rPr>
          <w:b/>
          <w:bCs/>
          <w:lang w:val="en-IN"/>
        </w:rPr>
        <w:t>Recap</w:t>
      </w:r>
    </w:p>
    <w:p w:rsidRPr="003009A8" w:rsidR="003009A8" w:rsidP="00AE5524" w:rsidRDefault="003009A8" w14:paraId="5123A919" w14:textId="77777777">
      <w:pPr>
        <w:numPr>
          <w:ilvl w:val="0"/>
          <w:numId w:val="35"/>
        </w:numPr>
        <w:rPr>
          <w:lang w:val="en-IN"/>
        </w:rPr>
      </w:pPr>
      <w:r w:rsidRPr="003009A8">
        <w:rPr>
          <w:lang w:val="en-IN"/>
        </w:rPr>
        <w:t>Start with the highest score and include all matching entries.</w:t>
      </w:r>
    </w:p>
    <w:p w:rsidRPr="003009A8" w:rsidR="003009A8" w:rsidP="00AE5524" w:rsidRDefault="003009A8" w14:paraId="601B0EC7" w14:textId="77777777">
      <w:pPr>
        <w:numPr>
          <w:ilvl w:val="0"/>
          <w:numId w:val="35"/>
        </w:numPr>
        <w:rPr>
          <w:lang w:val="en-IN"/>
        </w:rPr>
      </w:pPr>
      <w:r w:rsidRPr="003009A8">
        <w:rPr>
          <w:lang w:val="en-IN"/>
        </w:rPr>
        <w:t>Move to the next score and include all matching entries.</w:t>
      </w:r>
    </w:p>
    <w:p w:rsidRPr="003009A8" w:rsidR="003009A8" w:rsidP="00AE5524" w:rsidRDefault="003009A8" w14:paraId="0912DB50" w14:textId="77777777">
      <w:pPr>
        <w:numPr>
          <w:ilvl w:val="0"/>
          <w:numId w:val="35"/>
        </w:numPr>
        <w:rPr>
          <w:lang w:val="en-IN"/>
        </w:rPr>
      </w:pPr>
      <w:r w:rsidRPr="003009A8">
        <w:rPr>
          <w:lang w:val="en-IN"/>
        </w:rPr>
        <w:t>Continue until reaching or exceeding 3 entries.</w:t>
      </w:r>
    </w:p>
    <w:p w:rsidRPr="003009A8" w:rsidR="003009A8" w:rsidP="00AE5524" w:rsidRDefault="003009A8" w14:paraId="33743892" w14:textId="77777777">
      <w:pPr>
        <w:numPr>
          <w:ilvl w:val="0"/>
          <w:numId w:val="35"/>
        </w:numPr>
        <w:rPr>
          <w:lang w:val="en-IN"/>
        </w:rPr>
      </w:pPr>
      <w:r w:rsidRPr="003009A8">
        <w:rPr>
          <w:lang w:val="en-IN"/>
        </w:rPr>
        <w:t>If a score tie pushes the count beyond 3, include all tied scores and stop there.</w:t>
      </w:r>
    </w:p>
    <w:p w:rsidRPr="003009A8" w:rsidR="003009A8" w:rsidP="00AE5524" w:rsidRDefault="003009A8" w14:paraId="0CAB0ED6" w14:textId="77777777">
      <w:pPr>
        <w:rPr>
          <w:lang w:val="en-IN"/>
        </w:rPr>
      </w:pPr>
    </w:p>
    <w:p w:rsidRPr="003009A8" w:rsidR="003009A8" w:rsidP="00AE5524" w:rsidRDefault="003009A8" w14:paraId="1964DA65" w14:textId="77777777">
      <w:pPr>
        <w:rPr>
          <w:lang w:val="en-IN"/>
        </w:rPr>
      </w:pPr>
      <w:r w:rsidRPr="003009A8">
        <w:rPr>
          <w:lang w:val="en-IN"/>
        </w:rPr>
        <w:t>After this step, if we still have more than 3 top scores, we move on to matching them with Ability Quiz scores. </w:t>
      </w:r>
    </w:p>
    <w:p w:rsidRPr="003009A8" w:rsidR="003009A8" w:rsidP="00AE5524" w:rsidRDefault="003009A8" w14:paraId="4D1B2670" w14:textId="77777777">
      <w:pPr>
        <w:rPr>
          <w:lang w:val="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04"/>
        <w:gridCol w:w="875"/>
        <w:gridCol w:w="3039"/>
        <w:gridCol w:w="1963"/>
      </w:tblGrid>
      <w:tr w:rsidRPr="003009A8" w:rsidR="003009A8" w:rsidTr="003009A8" w14:paraId="52FDAF04" w14:textId="77777777">
        <w:trPr>
          <w:trHeight w:val="49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59E770C" w14:textId="77777777">
            <w:pPr>
              <w:rPr>
                <w:lang w:val="en-IN"/>
              </w:rPr>
            </w:pPr>
            <w:r w:rsidRPr="003009A8">
              <w:rPr>
                <w:b/>
                <w:bCs/>
                <w:lang w:val="en-IN"/>
              </w:rPr>
              <w:t>Personality 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B49D177" w14:textId="77777777">
            <w:pPr>
              <w:rPr>
                <w:lang w:val="en-IN"/>
              </w:rPr>
            </w:pPr>
            <w:r w:rsidRPr="003009A8">
              <w:rPr>
                <w:b/>
                <w:bCs/>
                <w:lang w:val="en-IN"/>
              </w:rPr>
              <w:t>Stanine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9F58E5B" w14:textId="77777777">
            <w:pPr>
              <w:rPr>
                <w:lang w:val="en-IN"/>
              </w:rPr>
            </w:pPr>
            <w:r w:rsidRPr="003009A8">
              <w:rPr>
                <w:b/>
                <w:bCs/>
                <w:lang w:val="en-IN"/>
              </w:rPr>
              <w:t>Intelligence Type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C6327E2" w14:textId="77777777">
            <w:pPr>
              <w:rPr>
                <w:lang w:val="en-IN"/>
              </w:rPr>
            </w:pPr>
            <w:r w:rsidRPr="003009A8">
              <w:rPr>
                <w:b/>
                <w:bCs/>
                <w:lang w:val="en-IN"/>
              </w:rPr>
              <w:t>Intelligence Score</w:t>
            </w:r>
          </w:p>
        </w:tc>
      </w:tr>
      <w:tr w:rsidRPr="003009A8" w:rsidR="003009A8" w:rsidTr="003009A8" w14:paraId="190DCBD4" w14:textId="77777777">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693002D8"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71EA02DD"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397CD5CA" w14:textId="77777777">
            <w:pPr>
              <w:rPr>
                <w:lang w:val="en-IN"/>
              </w:rPr>
            </w:pPr>
            <w:r w:rsidRPr="003009A8">
              <w:rPr>
                <w:lang w:val="en-IN"/>
              </w:rPr>
              <w:t>Interpersonal</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052289D1" w14:textId="77777777">
            <w:pPr>
              <w:rPr>
                <w:lang w:val="en-IN"/>
              </w:rPr>
            </w:pPr>
            <w:r w:rsidRPr="003009A8">
              <w:rPr>
                <w:lang w:val="en-IN"/>
              </w:rPr>
              <w:t>11</w:t>
            </w:r>
          </w:p>
        </w:tc>
      </w:tr>
      <w:tr w:rsidRPr="003009A8" w:rsidR="003009A8" w:rsidTr="003009A8" w14:paraId="485CF1BB" w14:textId="77777777">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415140A2" w14:textId="77777777">
            <w:pPr>
              <w:rPr>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65295EAA"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7F219B76" w14:textId="77777777">
            <w:pPr>
              <w:rPr>
                <w:lang w:val="en-IN"/>
              </w:rPr>
            </w:pPr>
            <w:r w:rsidRPr="003009A8">
              <w:rPr>
                <w:lang w:val="en-IN"/>
              </w:rPr>
              <w:t>Bodily-</w:t>
            </w:r>
            <w:proofErr w:type="spellStart"/>
            <w:r w:rsidRPr="003009A8">
              <w:rPr>
                <w:lang w:val="en-IN"/>
              </w:rPr>
              <w:t>Kinesthetic</w:t>
            </w:r>
            <w:proofErr w:type="spellEnd"/>
            <w:r w:rsidRPr="003009A8">
              <w:rPr>
                <w:lang w:val="en-IN"/>
              </w:rPr>
              <w:t>, Naturalistic</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4755F9CC" w14:textId="77777777">
            <w:pPr>
              <w:rPr>
                <w:lang w:val="en-IN"/>
              </w:rPr>
            </w:pPr>
            <w:r w:rsidRPr="003009A8">
              <w:rPr>
                <w:lang w:val="en-IN"/>
              </w:rPr>
              <w:t>10</w:t>
            </w:r>
          </w:p>
        </w:tc>
      </w:tr>
      <w:tr w:rsidRPr="003009A8" w:rsidR="003009A8" w:rsidTr="003009A8" w14:paraId="022F3517" w14:textId="77777777">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30B27EFB"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4ABE3A2D"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7ECAA5C3" w14:textId="77777777">
            <w:pPr>
              <w:rPr>
                <w:lang w:val="en-IN"/>
              </w:rPr>
            </w:pPr>
            <w:r w:rsidRPr="003009A8">
              <w:rPr>
                <w:lang w:val="en-IN"/>
              </w:rPr>
              <w:t>Linguistic</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3F462CBD" w14:textId="77777777">
            <w:pPr>
              <w:rPr>
                <w:lang w:val="en-IN"/>
              </w:rPr>
            </w:pPr>
            <w:r w:rsidRPr="003009A8">
              <w:rPr>
                <w:lang w:val="en-IN"/>
              </w:rPr>
              <w:t>10</w:t>
            </w:r>
          </w:p>
        </w:tc>
      </w:tr>
      <w:tr w:rsidRPr="003009A8" w:rsidR="003009A8" w:rsidTr="003009A8" w14:paraId="4D523817" w14:textId="77777777">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68147271"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73775701"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4451BF2B" w14:textId="77777777">
            <w:pPr>
              <w:rPr>
                <w:lang w:val="en-IN"/>
              </w:rPr>
            </w:pPr>
            <w:r w:rsidRPr="003009A8">
              <w:rPr>
                <w:lang w:val="en-IN"/>
              </w:rPr>
              <w:t>Logical-Mathematical</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0F1FAD90" w14:textId="77777777">
            <w:pPr>
              <w:rPr>
                <w:lang w:val="en-IN"/>
              </w:rPr>
            </w:pPr>
            <w:r w:rsidRPr="003009A8">
              <w:rPr>
                <w:lang w:val="en-IN"/>
              </w:rPr>
              <w:t>10</w:t>
            </w:r>
          </w:p>
        </w:tc>
      </w:tr>
    </w:tbl>
    <w:p w:rsidRPr="003009A8" w:rsidR="003009A8" w:rsidP="00AE5524" w:rsidRDefault="003009A8" w14:paraId="663EAED5" w14:textId="77777777">
      <w:pPr>
        <w:rPr>
          <w:lang w:val="en-IN"/>
        </w:rPr>
      </w:pPr>
    </w:p>
    <w:p w:rsidRPr="003009A8" w:rsidR="003009A8" w:rsidP="00AE5524" w:rsidRDefault="003009A8" w14:paraId="0DC6117A" w14:textId="77777777">
      <w:pPr>
        <w:rPr>
          <w:b/>
          <w:bCs/>
          <w:lang w:val="en-IN"/>
        </w:rPr>
      </w:pPr>
      <w:r w:rsidRPr="003009A8">
        <w:rPr>
          <w:lang w:val="en-IN"/>
        </w:rPr>
        <w:t>Personality Stanines to Ability Scores Mapping</w:t>
      </w:r>
    </w:p>
    <w:p w:rsidRPr="003009A8" w:rsidR="003009A8" w:rsidP="00AE5524" w:rsidRDefault="003009A8" w14:paraId="02991E9C" w14:textId="77777777">
      <w:pPr>
        <w:rPr>
          <w:lang w:val="en-IN"/>
        </w:rPr>
      </w:pPr>
      <w:r w:rsidRPr="003009A8">
        <w:rPr>
          <w:lang w:val="en-IN"/>
        </w:rPr>
        <w:t>Following is reference for Personality and Ability Mapping. Use only those personality traits that are sorted above.</w:t>
      </w:r>
    </w:p>
    <w:p w:rsidRPr="003009A8" w:rsidR="003009A8" w:rsidP="00AE5524" w:rsidRDefault="003009A8" w14:paraId="4737FD5F" w14:textId="77777777">
      <w:pPr>
        <w:numPr>
          <w:ilvl w:val="0"/>
          <w:numId w:val="36"/>
        </w:numPr>
        <w:rPr>
          <w:lang w:val="en-IN"/>
        </w:rPr>
      </w:pPr>
      <w:r w:rsidRPr="003009A8">
        <w:rPr>
          <w:lang w:val="en-IN"/>
        </w:rPr>
        <w:t>Realistic → Finger Dexterity, Motor Movement</w:t>
      </w:r>
    </w:p>
    <w:p w:rsidRPr="003009A8" w:rsidR="003009A8" w:rsidP="00AE5524" w:rsidRDefault="003009A8" w14:paraId="49FFEFEB" w14:textId="77777777">
      <w:pPr>
        <w:numPr>
          <w:ilvl w:val="0"/>
          <w:numId w:val="36"/>
        </w:numPr>
        <w:rPr>
          <w:lang w:val="en-IN"/>
        </w:rPr>
      </w:pPr>
      <w:r w:rsidRPr="003009A8">
        <w:rPr>
          <w:lang w:val="en-IN"/>
        </w:rPr>
        <w:t>Social → Language/Communication</w:t>
      </w:r>
    </w:p>
    <w:p w:rsidRPr="003009A8" w:rsidR="003009A8" w:rsidP="00AE5524" w:rsidRDefault="003009A8" w14:paraId="7AA3E302" w14:textId="77777777">
      <w:pPr>
        <w:numPr>
          <w:ilvl w:val="0"/>
          <w:numId w:val="36"/>
        </w:numPr>
        <w:rPr>
          <w:lang w:val="en-IN"/>
        </w:rPr>
      </w:pPr>
      <w:r w:rsidRPr="003009A8">
        <w:rPr>
          <w:lang w:val="en-IN"/>
        </w:rPr>
        <w:t>Enterprising → Language/Communication, Decision Making &amp; Problem Solving</w:t>
      </w:r>
    </w:p>
    <w:p w:rsidRPr="003009A8" w:rsidR="003009A8" w:rsidP="00AE5524" w:rsidRDefault="003009A8" w14:paraId="7C48BF5B" w14:textId="77777777">
      <w:pPr>
        <w:numPr>
          <w:ilvl w:val="0"/>
          <w:numId w:val="36"/>
        </w:numPr>
        <w:rPr>
          <w:lang w:val="en-IN"/>
        </w:rPr>
      </w:pPr>
      <w:r w:rsidRPr="003009A8">
        <w:rPr>
          <w:lang w:val="en-IN"/>
        </w:rPr>
        <w:t>Investigative → Computational, Technical, Logical Reasoning</w:t>
      </w:r>
    </w:p>
    <w:p w:rsidRPr="003009A8" w:rsidR="003009A8" w:rsidP="00AE5524" w:rsidRDefault="003009A8" w14:paraId="0DE1FB2D" w14:textId="77777777">
      <w:pPr>
        <w:numPr>
          <w:ilvl w:val="0"/>
          <w:numId w:val="36"/>
        </w:numPr>
        <w:rPr>
          <w:lang w:val="en-IN"/>
        </w:rPr>
      </w:pPr>
      <w:r w:rsidRPr="003009A8">
        <w:rPr>
          <w:lang w:val="en-IN"/>
        </w:rPr>
        <w:t>Conventional→ Speed and Accuracy</w:t>
      </w:r>
    </w:p>
    <w:p w:rsidRPr="003009A8" w:rsidR="003009A8" w:rsidP="00AE5524" w:rsidRDefault="003009A8" w14:paraId="316D9D3A" w14:textId="77777777">
      <w:pPr>
        <w:numPr>
          <w:ilvl w:val="0"/>
          <w:numId w:val="36"/>
        </w:numPr>
        <w:rPr>
          <w:lang w:val="en-IN"/>
        </w:rPr>
      </w:pPr>
      <w:r w:rsidRPr="003009A8">
        <w:rPr>
          <w:lang w:val="en-IN"/>
        </w:rPr>
        <w:t>Artistic→ Form perception, Creativity</w:t>
      </w:r>
    </w:p>
    <w:p w:rsidRPr="003009A8" w:rsidR="003009A8" w:rsidP="00AE5524" w:rsidRDefault="003009A8" w14:paraId="55359688" w14:textId="77777777">
      <w:pPr>
        <w:rPr>
          <w:lang w:val="en-IN"/>
        </w:rPr>
      </w:pPr>
      <w:r w:rsidRPr="003009A8">
        <w:rPr>
          <w:lang w:val="en-IN"/>
        </w:rPr>
        <w:t>For e.g. Student A has the following Ability scores and they are mapped with Personality traits as follows:</w:t>
      </w:r>
    </w:p>
    <w:p w:rsidRPr="003009A8" w:rsidR="003009A8" w:rsidP="00AE5524" w:rsidRDefault="003009A8" w14:paraId="03DCBECB" w14:textId="77777777">
      <w:pPr>
        <w:rPr>
          <w:lang w:val="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678"/>
        <w:gridCol w:w="936"/>
        <w:gridCol w:w="5366"/>
        <w:gridCol w:w="1364"/>
      </w:tblGrid>
      <w:tr w:rsidRPr="003009A8" w:rsidR="003009A8" w:rsidTr="003009A8" w14:paraId="5E1F0F7B" w14:textId="77777777">
        <w:trPr>
          <w:trHeight w:val="900"/>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6902DFD" w14:textId="77777777">
            <w:pPr>
              <w:rPr>
                <w:lang w:val="en-IN"/>
              </w:rPr>
            </w:pPr>
            <w:r w:rsidRPr="003009A8">
              <w:rPr>
                <w:b/>
                <w:bCs/>
                <w:lang w:val="en-IN"/>
              </w:rPr>
              <w:t>Personality 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4411E40" w14:textId="77777777">
            <w:pPr>
              <w:rPr>
                <w:lang w:val="en-IN"/>
              </w:rPr>
            </w:pPr>
            <w:r w:rsidRPr="003009A8">
              <w:rPr>
                <w:b/>
                <w:bCs/>
                <w:lang w:val="en-IN"/>
              </w:rPr>
              <w:t>Stanine </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13240D5" w14:textId="77777777">
            <w:pPr>
              <w:rPr>
                <w:lang w:val="en-IN"/>
              </w:rPr>
            </w:pPr>
            <w:r w:rsidRPr="003009A8">
              <w:rPr>
                <w:b/>
                <w:bCs/>
                <w:lang w:val="en-IN"/>
              </w:rPr>
              <w:t>Ability Type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FEE2570" w14:textId="77777777">
            <w:pPr>
              <w:rPr>
                <w:lang w:val="en-IN"/>
              </w:rPr>
            </w:pPr>
            <w:r w:rsidRPr="003009A8">
              <w:rPr>
                <w:b/>
                <w:bCs/>
                <w:lang w:val="en-IN"/>
              </w:rPr>
              <w:t>Ability Scores</w:t>
            </w:r>
          </w:p>
        </w:tc>
      </w:tr>
      <w:tr w:rsidRPr="003009A8" w:rsidR="003009A8" w:rsidTr="003009A8" w14:paraId="19A8100A" w14:textId="77777777">
        <w:trPr>
          <w:trHeight w:val="900"/>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8A1BAB2" w14:textId="77777777">
            <w:pPr>
              <w:rPr>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F8436C7"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E362A4A" w14:textId="77777777">
            <w:pPr>
              <w:rPr>
                <w:lang w:val="en-IN"/>
              </w:rPr>
            </w:pPr>
            <w:r w:rsidRPr="003009A8">
              <w:rPr>
                <w:lang w:val="en-IN"/>
              </w:rPr>
              <w:t>Finger Dexterity, Motor Movement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F0122FC" w14:textId="77777777">
            <w:pPr>
              <w:rPr>
                <w:lang w:val="en-IN"/>
              </w:rPr>
            </w:pPr>
            <w:r w:rsidRPr="003009A8">
              <w:rPr>
                <w:lang w:val="en-IN"/>
              </w:rPr>
              <w:t>10, 8</w:t>
            </w:r>
          </w:p>
        </w:tc>
      </w:tr>
      <w:tr w:rsidRPr="003009A8" w:rsidR="003009A8" w:rsidTr="003009A8" w14:paraId="4B3EABE0" w14:textId="77777777">
        <w:trPr>
          <w:trHeight w:val="900"/>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F7C1816"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6B4F6A2"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7667B3E" w14:textId="77777777">
            <w:pPr>
              <w:rPr>
                <w:lang w:val="en-IN"/>
              </w:rPr>
            </w:pPr>
            <w:r w:rsidRPr="003009A8">
              <w:rPr>
                <w:lang w:val="en-IN"/>
              </w:rPr>
              <w:t>Language/Communication</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192E3ED" w14:textId="77777777">
            <w:pPr>
              <w:rPr>
                <w:lang w:val="en-IN"/>
              </w:rPr>
            </w:pPr>
            <w:r w:rsidRPr="003009A8">
              <w:rPr>
                <w:lang w:val="en-IN"/>
              </w:rPr>
              <w:t>11</w:t>
            </w:r>
          </w:p>
        </w:tc>
      </w:tr>
      <w:tr w:rsidRPr="003009A8" w:rsidR="003009A8" w:rsidTr="003009A8" w14:paraId="5B201E76" w14:textId="77777777">
        <w:trPr>
          <w:trHeight w:val="900"/>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E5493BB"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DB4413A"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737352D" w14:textId="77777777">
            <w:pPr>
              <w:rPr>
                <w:lang w:val="en-IN"/>
              </w:rPr>
            </w:pPr>
            <w:r w:rsidRPr="003009A8">
              <w:rPr>
                <w:lang w:val="en-IN"/>
              </w:rPr>
              <w:t>Language/Communication, Decision Making &amp; Problem Solving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BFFB06D" w14:textId="77777777">
            <w:pPr>
              <w:rPr>
                <w:lang w:val="en-IN"/>
              </w:rPr>
            </w:pPr>
            <w:r w:rsidRPr="003009A8">
              <w:rPr>
                <w:lang w:val="en-IN"/>
              </w:rPr>
              <w:t>11, 11</w:t>
            </w:r>
          </w:p>
        </w:tc>
      </w:tr>
      <w:tr w:rsidRPr="003009A8" w:rsidR="003009A8" w:rsidTr="003009A8" w14:paraId="721DE9E8" w14:textId="77777777">
        <w:trPr>
          <w:trHeight w:val="900"/>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A3D7F0A"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43F8B3C"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4CD4627" w14:textId="77777777">
            <w:pPr>
              <w:rPr>
                <w:lang w:val="en-IN"/>
              </w:rPr>
            </w:pPr>
            <w:r w:rsidRPr="003009A8">
              <w:rPr>
                <w:lang w:val="en-IN"/>
              </w:rPr>
              <w:t>Computational, Technical, Logical Reasoning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2091957" w14:textId="77777777">
            <w:pPr>
              <w:rPr>
                <w:lang w:val="en-IN"/>
              </w:rPr>
            </w:pPr>
            <w:r w:rsidRPr="003009A8">
              <w:rPr>
                <w:lang w:val="en-IN"/>
              </w:rPr>
              <w:t>8, 8, 11</w:t>
            </w:r>
          </w:p>
        </w:tc>
      </w:tr>
    </w:tbl>
    <w:p w:rsidRPr="003009A8" w:rsidR="003009A8" w:rsidP="00AE5524" w:rsidRDefault="003009A8" w14:paraId="00A3582E" w14:textId="77777777">
      <w:pPr>
        <w:rPr>
          <w:lang w:val="en-IN"/>
        </w:rPr>
      </w:pPr>
    </w:p>
    <w:p w:rsidRPr="003009A8" w:rsidR="003009A8" w:rsidP="00AE5524" w:rsidRDefault="003009A8" w14:paraId="157A8999" w14:textId="77777777">
      <w:pPr>
        <w:rPr>
          <w:lang w:val="en-IN"/>
        </w:rPr>
      </w:pPr>
      <w:r w:rsidRPr="003009A8">
        <w:rPr>
          <w:lang w:val="en-IN"/>
        </w:rPr>
        <w:t>For traits with multiple abilities, take their mean and medians and sort them. </w:t>
      </w:r>
    </w:p>
    <w:p w:rsidRPr="003009A8" w:rsidR="003009A8" w:rsidP="00AE5524" w:rsidRDefault="003009A8" w14:paraId="18FD5E7E" w14:textId="77777777">
      <w:pPr>
        <w:rPr>
          <w:lang w:val="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690"/>
        <w:gridCol w:w="936"/>
        <w:gridCol w:w="4077"/>
        <w:gridCol w:w="1235"/>
        <w:gridCol w:w="1406"/>
      </w:tblGrid>
      <w:tr w:rsidRPr="003009A8" w:rsidR="003009A8" w:rsidTr="003009A8" w14:paraId="11C73605" w14:textId="77777777">
        <w:trPr>
          <w:trHeight w:val="931"/>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B1ED7AF" w14:textId="77777777">
            <w:pPr>
              <w:rPr>
                <w:lang w:val="en-IN"/>
              </w:rPr>
            </w:pPr>
            <w:r w:rsidRPr="003009A8">
              <w:rPr>
                <w:b/>
                <w:bCs/>
                <w:lang w:val="en-IN"/>
              </w:rPr>
              <w:t>Personality 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94536D7" w14:textId="77777777">
            <w:pPr>
              <w:rPr>
                <w:lang w:val="en-IN"/>
              </w:rPr>
            </w:pPr>
            <w:r w:rsidRPr="003009A8">
              <w:rPr>
                <w:b/>
                <w:bCs/>
                <w:lang w:val="en-IN"/>
              </w:rPr>
              <w:t>Stanine </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F55CB97" w14:textId="77777777">
            <w:pPr>
              <w:rPr>
                <w:lang w:val="en-IN"/>
              </w:rPr>
            </w:pPr>
            <w:r w:rsidRPr="003009A8">
              <w:rPr>
                <w:b/>
                <w:bCs/>
                <w:lang w:val="en-IN"/>
              </w:rPr>
              <w:t>Ability Type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97058DD" w14:textId="77777777">
            <w:pPr>
              <w:rPr>
                <w:lang w:val="en-IN"/>
              </w:rPr>
            </w:pPr>
            <w:r w:rsidRPr="003009A8">
              <w:rPr>
                <w:b/>
                <w:bCs/>
                <w:lang w:val="en-IN"/>
              </w:rPr>
              <w:t>Ability Mean</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60DFD9C" w14:textId="77777777">
            <w:pPr>
              <w:rPr>
                <w:lang w:val="en-IN"/>
              </w:rPr>
            </w:pPr>
            <w:r w:rsidRPr="003009A8">
              <w:rPr>
                <w:b/>
                <w:bCs/>
                <w:lang w:val="en-IN"/>
              </w:rPr>
              <w:t>Ability Median</w:t>
            </w:r>
          </w:p>
        </w:tc>
      </w:tr>
      <w:tr w:rsidRPr="003009A8" w:rsidR="003009A8" w:rsidTr="003009A8" w14:paraId="5E00DC00" w14:textId="77777777">
        <w:trPr>
          <w:trHeight w:val="931"/>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2702A78"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41A1077"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6F67B06" w14:textId="77777777">
            <w:pPr>
              <w:rPr>
                <w:lang w:val="en-IN"/>
              </w:rPr>
            </w:pPr>
            <w:r w:rsidRPr="003009A8">
              <w:rPr>
                <w:lang w:val="en-IN"/>
              </w:rPr>
              <w:t>Language/Communication</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8DA6E32" w14:textId="77777777">
            <w:pPr>
              <w:rPr>
                <w:lang w:val="en-IN"/>
              </w:rPr>
            </w:pPr>
            <w:r w:rsidRPr="003009A8">
              <w:rPr>
                <w:lang w:val="en-IN"/>
              </w:rPr>
              <w:t>11</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EC245E9" w14:textId="77777777">
            <w:pPr>
              <w:rPr>
                <w:lang w:val="en-IN"/>
              </w:rPr>
            </w:pPr>
            <w:r w:rsidRPr="003009A8">
              <w:rPr>
                <w:lang w:val="en-IN"/>
              </w:rPr>
              <w:t>11</w:t>
            </w:r>
          </w:p>
        </w:tc>
      </w:tr>
      <w:tr w:rsidRPr="003009A8" w:rsidR="003009A8" w:rsidTr="003009A8" w14:paraId="031C58B1" w14:textId="77777777">
        <w:trPr>
          <w:trHeight w:val="931"/>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204DC77"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F8AB3B8"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71D88AA" w14:textId="77777777">
            <w:pPr>
              <w:rPr>
                <w:lang w:val="en-IN"/>
              </w:rPr>
            </w:pPr>
            <w:r w:rsidRPr="003009A8">
              <w:rPr>
                <w:lang w:val="en-IN"/>
              </w:rPr>
              <w:t>Language/Communication</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310AE1D" w14:textId="77777777">
            <w:pPr>
              <w:rPr>
                <w:lang w:val="en-IN"/>
              </w:rPr>
            </w:pPr>
            <w:r w:rsidRPr="003009A8">
              <w:rPr>
                <w:lang w:val="en-IN"/>
              </w:rPr>
              <w:t>11</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1F44589" w14:textId="77777777">
            <w:pPr>
              <w:rPr>
                <w:lang w:val="en-IN"/>
              </w:rPr>
            </w:pPr>
            <w:r w:rsidRPr="003009A8">
              <w:rPr>
                <w:lang w:val="en-IN"/>
              </w:rPr>
              <w:t>11</w:t>
            </w:r>
          </w:p>
        </w:tc>
      </w:tr>
      <w:tr w:rsidRPr="003009A8" w:rsidR="003009A8" w:rsidTr="003009A8" w14:paraId="622BFEC4" w14:textId="77777777">
        <w:trPr>
          <w:trHeight w:val="931"/>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1832017" w14:textId="77777777">
            <w:pPr>
              <w:rPr>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E730F7D"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2F260601" w14:textId="77777777">
            <w:pPr>
              <w:rPr>
                <w:lang w:val="en-IN"/>
              </w:rPr>
            </w:pPr>
            <w:r w:rsidRPr="003009A8">
              <w:rPr>
                <w:lang w:val="en-IN"/>
              </w:rPr>
              <w:t>Finger Dexterity, Motor Movement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0C114CD" w14:textId="77777777">
            <w:pPr>
              <w:rPr>
                <w:lang w:val="en-IN"/>
              </w:rPr>
            </w:pPr>
            <w:r w:rsidRPr="003009A8">
              <w:rPr>
                <w:lang w:val="en-IN"/>
              </w:rPr>
              <w:t>9</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A47DE67" w14:textId="77777777">
            <w:pPr>
              <w:rPr>
                <w:lang w:val="en-IN"/>
              </w:rPr>
            </w:pPr>
            <w:r w:rsidRPr="003009A8">
              <w:rPr>
                <w:lang w:val="en-IN"/>
              </w:rPr>
              <w:t>9</w:t>
            </w:r>
          </w:p>
        </w:tc>
      </w:tr>
      <w:tr w:rsidRPr="003009A8" w:rsidR="003009A8" w:rsidTr="003009A8" w14:paraId="5F9465A9" w14:textId="77777777">
        <w:trPr>
          <w:trHeight w:val="931"/>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CD98DE1"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124C110"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A0F51DE" w14:textId="77777777">
            <w:pPr>
              <w:rPr>
                <w:lang w:val="en-IN"/>
              </w:rPr>
            </w:pPr>
            <w:r w:rsidRPr="003009A8">
              <w:rPr>
                <w:lang w:val="en-IN"/>
              </w:rPr>
              <w:t>Computational, Technical, Logical Reasoning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08C456F7" w14:textId="77777777">
            <w:pPr>
              <w:rPr>
                <w:lang w:val="en-IN"/>
              </w:rPr>
            </w:pPr>
            <w:r w:rsidRPr="003009A8">
              <w:rPr>
                <w:lang w:val="en-IN"/>
              </w:rPr>
              <w:t>9</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F4906BD" w14:textId="77777777">
            <w:pPr>
              <w:rPr>
                <w:lang w:val="en-IN"/>
              </w:rPr>
            </w:pPr>
            <w:r w:rsidRPr="003009A8">
              <w:rPr>
                <w:lang w:val="en-IN"/>
              </w:rPr>
              <w:t>8</w:t>
            </w:r>
          </w:p>
        </w:tc>
      </w:tr>
    </w:tbl>
    <w:p w:rsidRPr="003009A8" w:rsidR="003009A8" w:rsidP="00AE5524" w:rsidRDefault="003009A8" w14:paraId="5B0CFEE7" w14:textId="77777777">
      <w:pPr>
        <w:rPr>
          <w:lang w:val="en-IN"/>
        </w:rPr>
      </w:pPr>
    </w:p>
    <w:p w:rsidRPr="003009A8" w:rsidR="003009A8" w:rsidP="00AE5524" w:rsidRDefault="003009A8" w14:paraId="1C9BBD16" w14:textId="77777777">
      <w:pPr>
        <w:rPr>
          <w:lang w:val="en-IN"/>
        </w:rPr>
      </w:pPr>
      <w:r w:rsidRPr="003009A8">
        <w:rPr>
          <w:lang w:val="en-IN"/>
        </w:rPr>
        <w:t>Based on the mean (or median in case of tie) scores, find the top 3 personality traits as follows:</w:t>
      </w:r>
      <w:r w:rsidRPr="003009A8">
        <w:rPr>
          <w:lang w:val="en-IN"/>
        </w:rPr>
        <w:br/>
      </w:r>
      <w:r w:rsidRPr="003009A8">
        <w:rPr>
          <w:lang w:val="en-IN"/>
        </w:rPr>
        <w:br/>
      </w:r>
      <w:r w:rsidRPr="003009A8">
        <w:rPr>
          <w:lang w:val="en-IN"/>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1699"/>
        <w:gridCol w:w="875"/>
        <w:gridCol w:w="4107"/>
        <w:gridCol w:w="1245"/>
        <w:gridCol w:w="1418"/>
      </w:tblGrid>
      <w:tr w:rsidRPr="003009A8" w:rsidR="003009A8" w:rsidTr="003009A8" w14:paraId="5B4B2E8A" w14:textId="77777777">
        <w:trPr>
          <w:trHeight w:val="540"/>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1DB1AE51" w14:textId="77777777">
            <w:pPr>
              <w:rPr>
                <w:lang w:val="en-IN"/>
              </w:rPr>
            </w:pPr>
            <w:r w:rsidRPr="003009A8">
              <w:rPr>
                <w:b/>
                <w:bCs/>
                <w:lang w:val="en-IN"/>
              </w:rPr>
              <w:t>Personality Trait</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4790B2E" w14:textId="77777777">
            <w:pPr>
              <w:rPr>
                <w:lang w:val="en-IN"/>
              </w:rPr>
            </w:pPr>
            <w:r w:rsidRPr="003009A8">
              <w:rPr>
                <w:b/>
                <w:bCs/>
                <w:lang w:val="en-IN"/>
              </w:rPr>
              <w:t>Stanine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2AEAE90" w14:textId="77777777">
            <w:pPr>
              <w:rPr>
                <w:lang w:val="en-IN"/>
              </w:rPr>
            </w:pPr>
            <w:r w:rsidRPr="003009A8">
              <w:rPr>
                <w:b/>
                <w:bCs/>
                <w:lang w:val="en-IN"/>
              </w:rPr>
              <w:t>Ability Type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326BB5C3" w14:textId="77777777">
            <w:pPr>
              <w:rPr>
                <w:lang w:val="en-IN"/>
              </w:rPr>
            </w:pPr>
            <w:r w:rsidRPr="003009A8">
              <w:rPr>
                <w:b/>
                <w:bCs/>
                <w:lang w:val="en-IN"/>
              </w:rPr>
              <w:t>Ability Mean</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928BF99" w14:textId="77777777">
            <w:pPr>
              <w:rPr>
                <w:lang w:val="en-IN"/>
              </w:rPr>
            </w:pPr>
            <w:r w:rsidRPr="003009A8">
              <w:rPr>
                <w:b/>
                <w:bCs/>
                <w:lang w:val="en-IN"/>
              </w:rPr>
              <w:t>Ability Median</w:t>
            </w:r>
          </w:p>
        </w:tc>
      </w:tr>
      <w:tr w:rsidRPr="003009A8" w:rsidR="003009A8" w:rsidTr="003009A8" w14:paraId="22799F55"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6E455BCA" w14:textId="77777777">
            <w:pPr>
              <w:rPr>
                <w:lang w:val="en-IN"/>
              </w:rPr>
            </w:pPr>
            <w:r w:rsidRPr="003009A8">
              <w:rPr>
                <w:lang w:val="en-IN"/>
              </w:rPr>
              <w:t>Social</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75DF57A7"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1432AADD" w14:textId="77777777">
            <w:pPr>
              <w:rPr>
                <w:lang w:val="en-IN"/>
              </w:rPr>
            </w:pPr>
            <w:r w:rsidRPr="003009A8">
              <w:rPr>
                <w:lang w:val="en-IN"/>
              </w:rPr>
              <w:t>Language/Communication</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76D1AA3D" w14:textId="77777777">
            <w:pPr>
              <w:rPr>
                <w:lang w:val="en-IN"/>
              </w:rPr>
            </w:pPr>
            <w:r w:rsidRPr="003009A8">
              <w:rPr>
                <w:lang w:val="en-IN"/>
              </w:rPr>
              <w:t>11</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647CCAB6" w14:textId="77777777">
            <w:pPr>
              <w:rPr>
                <w:lang w:val="en-IN"/>
              </w:rPr>
            </w:pPr>
            <w:r w:rsidRPr="003009A8">
              <w:rPr>
                <w:lang w:val="en-IN"/>
              </w:rPr>
              <w:t>11</w:t>
            </w:r>
          </w:p>
        </w:tc>
      </w:tr>
      <w:tr w:rsidRPr="003009A8" w:rsidR="003009A8" w:rsidTr="003009A8" w14:paraId="7B5705B7" w14:textId="77777777">
        <w:trPr>
          <w:trHeight w:val="315"/>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2EE232FB" w14:textId="77777777">
            <w:pPr>
              <w:rPr>
                <w:lang w:val="en-IN"/>
              </w:rPr>
            </w:pPr>
            <w:r w:rsidRPr="003009A8">
              <w:rPr>
                <w:lang w:val="en-IN"/>
              </w:rPr>
              <w:t>Enterprising</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36CA9C61"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15DDFCDF" w14:textId="77777777">
            <w:pPr>
              <w:rPr>
                <w:lang w:val="en-IN"/>
              </w:rPr>
            </w:pPr>
            <w:r w:rsidRPr="003009A8">
              <w:rPr>
                <w:lang w:val="en-IN"/>
              </w:rPr>
              <w:t>Language/Communication</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003AC35E" w14:textId="77777777">
            <w:pPr>
              <w:rPr>
                <w:lang w:val="en-IN"/>
              </w:rPr>
            </w:pPr>
            <w:r w:rsidRPr="003009A8">
              <w:rPr>
                <w:lang w:val="en-IN"/>
              </w:rPr>
              <w:t>11</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6965A425" w14:textId="77777777">
            <w:pPr>
              <w:rPr>
                <w:lang w:val="en-IN"/>
              </w:rPr>
            </w:pPr>
            <w:r w:rsidRPr="003009A8">
              <w:rPr>
                <w:lang w:val="en-IN"/>
              </w:rPr>
              <w:t>11</w:t>
            </w:r>
          </w:p>
        </w:tc>
      </w:tr>
      <w:tr w:rsidRPr="003009A8" w:rsidR="003009A8" w:rsidTr="003009A8" w14:paraId="606AA7F4" w14:textId="77777777">
        <w:trPr>
          <w:trHeight w:val="1470"/>
          <w:jc w:val="center"/>
        </w:trPr>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548349BF" w14:textId="77777777">
            <w:pPr>
              <w:rPr>
                <w:lang w:val="en-IN"/>
              </w:rPr>
            </w:pPr>
            <w:r w:rsidRPr="003009A8">
              <w:rPr>
                <w:lang w:val="en-IN"/>
              </w:rPr>
              <w:t>Realistic</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4BB0FF6D"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6043C6AC" w14:textId="77777777">
            <w:pPr>
              <w:rPr>
                <w:lang w:val="en-IN"/>
              </w:rPr>
            </w:pPr>
            <w:r w:rsidRPr="003009A8">
              <w:rPr>
                <w:lang w:val="en-IN"/>
              </w:rPr>
              <w:t>Finger Dexterity, Motor Movement</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232998AA" w14:textId="77777777">
            <w:pPr>
              <w:rPr>
                <w:lang w:val="en-IN"/>
              </w:rPr>
            </w:pPr>
            <w:r w:rsidRPr="003009A8">
              <w:rPr>
                <w:lang w:val="en-IN"/>
              </w:rPr>
              <w:t>9</w:t>
            </w:r>
          </w:p>
        </w:tc>
        <w:tc>
          <w:tcPr>
            <w:tcW w:w="0" w:type="auto"/>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hideMark/>
          </w:tcPr>
          <w:p w:rsidRPr="003009A8" w:rsidR="003009A8" w:rsidP="00AE5524" w:rsidRDefault="003009A8" w14:paraId="0DD285FB" w14:textId="77777777">
            <w:pPr>
              <w:rPr>
                <w:lang w:val="en-IN"/>
              </w:rPr>
            </w:pPr>
            <w:r w:rsidRPr="003009A8">
              <w:rPr>
                <w:lang w:val="en-IN"/>
              </w:rPr>
              <w:t>9</w:t>
            </w:r>
          </w:p>
        </w:tc>
      </w:tr>
      <w:tr w:rsidRPr="003009A8" w:rsidR="003009A8" w:rsidTr="003009A8" w14:paraId="487E7EED" w14:textId="77777777">
        <w:trPr>
          <w:trHeight w:val="1935"/>
          <w:jc w:val="center"/>
        </w:trPr>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76BA1733" w14:textId="77777777">
            <w:pPr>
              <w:rPr>
                <w:lang w:val="en-IN"/>
              </w:rPr>
            </w:pPr>
            <w:r w:rsidRPr="003009A8">
              <w:rPr>
                <w:lang w:val="en-IN"/>
              </w:rPr>
              <w:t>Investigative</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5C18FE61" w14:textId="77777777">
            <w:pPr>
              <w:rPr>
                <w:lang w:val="en-IN"/>
              </w:rPr>
            </w:pPr>
            <w:r w:rsidRPr="003009A8">
              <w:rPr>
                <w:lang w:val="en-IN"/>
              </w:rPr>
              <w:t>6</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5E3BD02" w14:textId="77777777">
            <w:pPr>
              <w:rPr>
                <w:lang w:val="en-IN"/>
              </w:rPr>
            </w:pPr>
            <w:r w:rsidRPr="003009A8">
              <w:rPr>
                <w:lang w:val="en-IN"/>
              </w:rPr>
              <w:t>Computational, Technical, Logical Reasoning</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4CD6D389" w14:textId="77777777">
            <w:pPr>
              <w:rPr>
                <w:lang w:val="en-IN"/>
              </w:rPr>
            </w:pPr>
            <w:r w:rsidRPr="003009A8">
              <w:rPr>
                <w:lang w:val="en-IN"/>
              </w:rPr>
              <w:t>9</w:t>
            </w:r>
          </w:p>
        </w:tc>
        <w:tc>
          <w:tcPr>
            <w:tcW w:w="0" w:type="auto"/>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hideMark/>
          </w:tcPr>
          <w:p w:rsidRPr="003009A8" w:rsidR="003009A8" w:rsidP="00AE5524" w:rsidRDefault="003009A8" w14:paraId="687E187E" w14:textId="77777777">
            <w:pPr>
              <w:rPr>
                <w:lang w:val="en-IN"/>
              </w:rPr>
            </w:pPr>
            <w:r w:rsidRPr="003009A8">
              <w:rPr>
                <w:lang w:val="en-IN"/>
              </w:rPr>
              <w:t>8</w:t>
            </w:r>
          </w:p>
        </w:tc>
      </w:tr>
    </w:tbl>
    <w:p w:rsidRPr="003009A8" w:rsidR="003009A8" w:rsidP="00AE5524" w:rsidRDefault="003009A8" w14:paraId="37D82C2E" w14:textId="77777777">
      <w:pPr>
        <w:rPr>
          <w:lang w:val="en-IN"/>
        </w:rPr>
      </w:pPr>
    </w:p>
    <w:p w:rsidRPr="003009A8" w:rsidR="003009A8" w:rsidP="00AE5524" w:rsidRDefault="003009A8" w14:paraId="7B23B1A1" w14:textId="77777777">
      <w:pPr>
        <w:rPr>
          <w:lang w:val="en-IN"/>
        </w:rPr>
      </w:pPr>
      <w:r w:rsidRPr="003009A8">
        <w:rPr>
          <w:lang w:val="en-IN"/>
        </w:rPr>
        <w:t>If the mean scores are also tied, rank the traits by the number of abilities. (Investigative in this case has 2 traits while Enterprising has 3)</w:t>
      </w:r>
    </w:p>
    <w:p w:rsidRPr="003009A8" w:rsidR="003009A8" w:rsidP="00AE5524" w:rsidRDefault="003009A8" w14:paraId="23627449" w14:textId="77777777">
      <w:pPr>
        <w:rPr>
          <w:lang w:val="en-IN"/>
        </w:rPr>
      </w:pPr>
    </w:p>
    <w:p w:rsidRPr="003009A8" w:rsidR="003009A8" w:rsidP="00AE5524" w:rsidRDefault="003009A8" w14:paraId="1313E5AC" w14:textId="77777777">
      <w:pPr>
        <w:rPr>
          <w:lang w:val="en-IN"/>
        </w:rPr>
      </w:pPr>
      <w:r w:rsidRPr="003009A8">
        <w:rPr>
          <w:b/>
          <w:bCs/>
          <w:lang w:val="en-IN"/>
        </w:rPr>
        <w:t>Conclusion</w:t>
      </w:r>
    </w:p>
    <w:p w:rsidRPr="003009A8" w:rsidR="003009A8" w:rsidP="00AE5524" w:rsidRDefault="003009A8" w14:paraId="7D5EA018" w14:textId="77777777">
      <w:pPr>
        <w:rPr>
          <w:lang w:val="en-IN"/>
        </w:rPr>
      </w:pPr>
    </w:p>
    <w:p w:rsidRPr="003009A8" w:rsidR="003009A8" w:rsidP="00AE5524" w:rsidRDefault="003009A8" w14:paraId="3230A3CB" w14:textId="77777777">
      <w:pPr>
        <w:rPr>
          <w:lang w:val="en-IN"/>
        </w:rPr>
      </w:pPr>
      <w:r w:rsidRPr="003009A8">
        <w:rPr>
          <w:lang w:val="en-IN"/>
        </w:rPr>
        <w:t>The top 3 personality traits are:</w:t>
      </w:r>
    </w:p>
    <w:p w:rsidRPr="003009A8" w:rsidR="003009A8" w:rsidP="00AE5524" w:rsidRDefault="003009A8" w14:paraId="0F086BF4" w14:textId="77777777">
      <w:pPr>
        <w:rPr>
          <w:lang w:val="en-IN"/>
        </w:rPr>
      </w:pPr>
      <w:r w:rsidRPr="003009A8">
        <w:rPr>
          <w:lang w:val="en-IN"/>
        </w:rPr>
        <w:br/>
      </w:r>
    </w:p>
    <w:p w:rsidRPr="003009A8" w:rsidR="003009A8" w:rsidP="00AE5524" w:rsidRDefault="003009A8" w14:paraId="512234E0" w14:textId="77777777">
      <w:pPr>
        <w:numPr>
          <w:ilvl w:val="0"/>
          <w:numId w:val="37"/>
        </w:numPr>
        <w:rPr>
          <w:lang w:val="en-IN"/>
        </w:rPr>
      </w:pPr>
      <w:r w:rsidRPr="003009A8">
        <w:rPr>
          <w:lang w:val="en-IN"/>
        </w:rPr>
        <w:t>Social</w:t>
      </w:r>
    </w:p>
    <w:p w:rsidRPr="003009A8" w:rsidR="003009A8" w:rsidP="00AE5524" w:rsidRDefault="003009A8" w14:paraId="285348EC" w14:textId="77777777">
      <w:pPr>
        <w:numPr>
          <w:ilvl w:val="0"/>
          <w:numId w:val="37"/>
        </w:numPr>
        <w:rPr>
          <w:lang w:val="en-IN"/>
        </w:rPr>
      </w:pPr>
      <w:r w:rsidRPr="003009A8">
        <w:rPr>
          <w:lang w:val="en-IN"/>
        </w:rPr>
        <w:t>Enterprising</w:t>
      </w:r>
    </w:p>
    <w:p w:rsidRPr="003009A8" w:rsidR="003009A8" w:rsidP="00AE5524" w:rsidRDefault="003009A8" w14:paraId="1E214D85" w14:textId="77777777">
      <w:pPr>
        <w:numPr>
          <w:ilvl w:val="0"/>
          <w:numId w:val="37"/>
        </w:numPr>
        <w:rPr>
          <w:lang w:val="en-IN"/>
        </w:rPr>
      </w:pPr>
      <w:r w:rsidRPr="003009A8">
        <w:rPr>
          <w:lang w:val="en-IN"/>
        </w:rPr>
        <w:t>Realistic</w:t>
      </w:r>
    </w:p>
    <w:p w:rsidRPr="003009A8" w:rsidR="003009A8" w:rsidP="00AE5524" w:rsidRDefault="003009A8" w14:paraId="7EA79B3D" w14:textId="77777777">
      <w:pPr>
        <w:rPr>
          <w:b/>
          <w:bCs/>
          <w:lang w:val="en-IN"/>
        </w:rPr>
      </w:pPr>
      <w:r w:rsidRPr="003009A8">
        <w:rPr>
          <w:lang w:val="en-IN"/>
        </w:rPr>
        <w:t>Recap:</w:t>
      </w:r>
    </w:p>
    <w:p w:rsidRPr="003009A8" w:rsidR="003009A8" w:rsidP="00AE5524" w:rsidRDefault="003009A8" w14:paraId="7EFB6EA3" w14:textId="77777777">
      <w:pPr>
        <w:numPr>
          <w:ilvl w:val="0"/>
          <w:numId w:val="38"/>
        </w:numPr>
        <w:rPr>
          <w:lang w:val="en-IN"/>
        </w:rPr>
      </w:pPr>
      <w:r w:rsidRPr="003009A8">
        <w:rPr>
          <w:lang w:val="en-IN"/>
        </w:rPr>
        <w:t>Stanine scores (Top 3 traits).</w:t>
      </w:r>
    </w:p>
    <w:p w:rsidRPr="003009A8" w:rsidR="003009A8" w:rsidP="00AE5524" w:rsidRDefault="003009A8" w14:paraId="0ED0709C" w14:textId="77777777">
      <w:pPr>
        <w:numPr>
          <w:ilvl w:val="0"/>
          <w:numId w:val="38"/>
        </w:numPr>
        <w:rPr>
          <w:lang w:val="en-IN"/>
        </w:rPr>
      </w:pPr>
      <w:r w:rsidRPr="003009A8">
        <w:rPr>
          <w:lang w:val="en-IN"/>
        </w:rPr>
        <w:t>Intelligence mapping (Handle ties).</w:t>
      </w:r>
    </w:p>
    <w:p w:rsidRPr="003009A8" w:rsidR="003009A8" w:rsidP="00AE5524" w:rsidRDefault="003009A8" w14:paraId="6D7CBADB" w14:textId="77777777">
      <w:pPr>
        <w:numPr>
          <w:ilvl w:val="0"/>
          <w:numId w:val="38"/>
        </w:numPr>
        <w:rPr>
          <w:lang w:val="en-IN"/>
        </w:rPr>
      </w:pPr>
      <w:r w:rsidRPr="003009A8">
        <w:rPr>
          <w:lang w:val="en-IN"/>
        </w:rPr>
        <w:t>Ability mapping (Handle further ties).</w:t>
      </w:r>
    </w:p>
    <w:p w:rsidRPr="003009A8" w:rsidR="003009A8" w:rsidP="00AE5524" w:rsidRDefault="003009A8" w14:paraId="65194783" w14:textId="77777777">
      <w:pPr>
        <w:numPr>
          <w:ilvl w:val="0"/>
          <w:numId w:val="38"/>
        </w:numPr>
        <w:rPr>
          <w:lang w:val="en-IN"/>
        </w:rPr>
      </w:pPr>
      <w:r w:rsidRPr="003009A8">
        <w:rPr>
          <w:lang w:val="en-IN"/>
        </w:rPr>
        <w:t>Number of mapped abilities (if still tied).</w:t>
      </w:r>
    </w:p>
    <w:p w:rsidRPr="003009A8" w:rsidR="003009A8" w:rsidP="00AE5524" w:rsidRDefault="003009A8" w14:paraId="15D9526C" w14:textId="77777777">
      <w:pPr>
        <w:rPr>
          <w:lang w:val="en-IN"/>
        </w:rPr>
      </w:pPr>
    </w:p>
    <w:p w:rsidRPr="003009A8" w:rsidR="003009A8" w:rsidP="00AE5524" w:rsidRDefault="003009A8" w14:paraId="4D3BA6F1" w14:textId="77777777">
      <w:pPr>
        <w:rPr>
          <w:lang w:val="en-IN"/>
        </w:rPr>
      </w:pPr>
      <w:r w:rsidRPr="003009A8">
        <w:rPr>
          <w:b/>
          <w:bCs/>
          <w:lang w:val="en-IN"/>
        </w:rPr>
        <w:t>Notes: </w:t>
      </w:r>
    </w:p>
    <w:p w:rsidRPr="003009A8" w:rsidR="003009A8" w:rsidP="00AE5524" w:rsidRDefault="003009A8" w14:paraId="04803DC0" w14:textId="77777777">
      <w:pPr>
        <w:numPr>
          <w:ilvl w:val="0"/>
          <w:numId w:val="39"/>
        </w:numPr>
        <w:rPr>
          <w:lang w:val="en-IN"/>
        </w:rPr>
      </w:pPr>
      <w:r w:rsidRPr="003009A8">
        <w:rPr>
          <w:lang w:val="en-IN"/>
        </w:rPr>
        <w:t xml:space="preserve">After this step, if we still have more than 3 top </w:t>
      </w:r>
      <w:proofErr w:type="spellStart"/>
      <w:r w:rsidRPr="003009A8">
        <w:rPr>
          <w:lang w:val="en-IN"/>
        </w:rPr>
        <w:t>scores,then</w:t>
      </w:r>
      <w:proofErr w:type="spellEnd"/>
      <w:r w:rsidRPr="003009A8">
        <w:rPr>
          <w:lang w:val="en-IN"/>
        </w:rPr>
        <w:t xml:space="preserve"> we write “Enterprising” as a default </w:t>
      </w:r>
    </w:p>
    <w:p w:rsidRPr="003009A8" w:rsidR="003009A8" w:rsidP="00AE5524" w:rsidRDefault="003009A8" w14:paraId="46CDAC31" w14:textId="77777777">
      <w:pPr>
        <w:numPr>
          <w:ilvl w:val="0"/>
          <w:numId w:val="39"/>
        </w:numPr>
        <w:rPr>
          <w:lang w:val="en-IN"/>
        </w:rPr>
      </w:pPr>
      <w:r w:rsidRPr="003009A8">
        <w:rPr>
          <w:lang w:val="en-IN"/>
        </w:rPr>
        <w:t>In case of a tie between realistic and artistic, we write artistic as default.</w:t>
      </w:r>
    </w:p>
    <w:p w:rsidRPr="003009A8" w:rsidR="003009A8" w:rsidP="00AE5524" w:rsidRDefault="003009A8" w14:paraId="5B53AB8A" w14:textId="77777777">
      <w:pPr>
        <w:numPr>
          <w:ilvl w:val="0"/>
          <w:numId w:val="39"/>
        </w:numPr>
        <w:rPr>
          <w:lang w:val="en-IN"/>
        </w:rPr>
      </w:pPr>
      <w:r w:rsidRPr="003009A8">
        <w:rPr>
          <w:lang w:val="en-IN"/>
        </w:rPr>
        <w:t>Mention the following statement in the report below the personality graph</w:t>
      </w:r>
    </w:p>
    <w:p w:rsidRPr="003009A8" w:rsidR="003009A8" w:rsidP="00AE5524" w:rsidRDefault="003009A8" w14:paraId="33E8C1DF" w14:textId="77777777">
      <w:pPr>
        <w:rPr>
          <w:lang w:val="en-IN"/>
        </w:rPr>
      </w:pPr>
    </w:p>
    <w:p w:rsidRPr="003009A8" w:rsidR="003009A8" w:rsidP="00AE5524" w:rsidRDefault="003009A8" w14:paraId="036261B4" w14:textId="77777777">
      <w:pPr>
        <w:rPr>
          <w:lang w:val="en-IN"/>
        </w:rPr>
      </w:pPr>
      <w:r w:rsidRPr="003009A8">
        <w:rPr>
          <w:i/>
          <w:iCs/>
          <w:lang w:val="en-IN"/>
        </w:rPr>
        <w:t>In an extraordinarily rare occurrence, a child may exhibit more than three dominant personality traits . Given the exceptional nature of your child , we highly recommend reaching out to our support team to schedule a personalised guidance and assistance session; Kindly email support@career-9.com to initiate the process.</w:t>
      </w:r>
    </w:p>
    <w:p w:rsidR="005A07B0" w:rsidP="00AE5524" w:rsidRDefault="00C84633" w14:paraId="46775F3C" w14:textId="1144E937">
      <w:r w:rsidRPr="7C15921F">
        <w:rPr>
          <w:lang w:val="en-US"/>
        </w:rPr>
        <w:t xml:space="preserve">This guide outlines the methodology for assessing and ranking </w:t>
      </w:r>
      <w:r w:rsidRPr="7C15921F" w:rsidR="00595C1C">
        <w:rPr>
          <w:lang w:val="en-US"/>
        </w:rPr>
        <w:t>intelligence</w:t>
      </w:r>
      <w:r w:rsidRPr="7C15921F">
        <w:rPr>
          <w:lang w:val="en-US"/>
        </w:rPr>
        <w:t xml:space="preserve"> </w:t>
      </w:r>
      <w:r w:rsidRPr="7C15921F" w:rsidR="00F2177E">
        <w:rPr>
          <w:lang w:val="en-US"/>
        </w:rPr>
        <w:t>types</w:t>
      </w:r>
      <w:r w:rsidRPr="7C15921F">
        <w:rPr>
          <w:lang w:val="en-US"/>
        </w:rPr>
        <w:t xml:space="preserve"> based on scores from  </w:t>
      </w:r>
      <w:r w:rsidRPr="7C15921F" w:rsidR="00721B98">
        <w:rPr>
          <w:lang w:val="en-US"/>
        </w:rPr>
        <w:t>intelligence</w:t>
      </w:r>
      <w:r w:rsidRPr="7C15921F">
        <w:rPr>
          <w:lang w:val="en-US"/>
        </w:rPr>
        <w:t xml:space="preserve"> t</w:t>
      </w:r>
      <w:r w:rsidRPr="7C15921F" w:rsidR="005E0EE3">
        <w:rPr>
          <w:lang w:val="en-US"/>
        </w:rPr>
        <w:t>ypes</w:t>
      </w:r>
      <w:r w:rsidRPr="7C15921F">
        <w:rPr>
          <w:lang w:val="en-US"/>
        </w:rPr>
        <w:t xml:space="preserve"> quiz. It explains how to:</w:t>
      </w:r>
    </w:p>
    <w:p w:rsidR="005A07B0" w:rsidP="00AE5524" w:rsidRDefault="005A07B0" w14:paraId="46775F3D" w14:textId="77777777"/>
    <w:p w:rsidR="005A07B0" w:rsidP="00AE5524" w:rsidRDefault="00340F47" w14:paraId="46775F3E" w14:textId="46B597C2">
      <w:pPr>
        <w:numPr>
          <w:ilvl w:val="0"/>
          <w:numId w:val="5"/>
        </w:numPr>
      </w:pPr>
      <w:r w:rsidRPr="7C15921F">
        <w:rPr>
          <w:lang w:val="en-US"/>
        </w:rPr>
        <w:t xml:space="preserve">Lowest score on any intelligence is </w:t>
      </w:r>
      <w:r w:rsidRPr="7C15921F" w:rsidR="00AB1C0D">
        <w:rPr>
          <w:lang w:val="en-US"/>
        </w:rPr>
        <w:t xml:space="preserve"> 3 and highest score is 12.</w:t>
      </w:r>
    </w:p>
    <w:p w:rsidR="006F4251" w:rsidP="00AE5524" w:rsidRDefault="006F4251" w14:paraId="2D1141DA" w14:textId="5D13017A">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Convert raw scores into stanines. (This will be implemented in future).</w:t>
      </w:r>
    </w:p>
    <w:p w:rsidR="005A07B0" w:rsidP="00AE5524" w:rsidRDefault="00C84633" w14:paraId="46775F3F" w14:textId="6CB86390">
      <w:pPr>
        <w:numPr>
          <w:ilvl w:val="0"/>
          <w:numId w:val="5"/>
        </w:numPr>
      </w:pPr>
      <w:r w:rsidRPr="7C15921F">
        <w:rPr>
          <w:lang w:val="en-US"/>
        </w:rPr>
        <w:t xml:space="preserve">Identify the top three </w:t>
      </w:r>
      <w:r w:rsidRPr="7C15921F" w:rsidR="006F4251">
        <w:rPr>
          <w:lang w:val="en-US"/>
        </w:rPr>
        <w:t>intelligence</w:t>
      </w:r>
      <w:r w:rsidRPr="7C15921F">
        <w:rPr>
          <w:lang w:val="en-US"/>
        </w:rPr>
        <w:t xml:space="preserve"> t</w:t>
      </w:r>
      <w:r w:rsidRPr="7C15921F" w:rsidR="005E0EE3">
        <w:rPr>
          <w:lang w:val="en-US"/>
        </w:rPr>
        <w:t>ypes</w:t>
      </w:r>
      <w:r w:rsidRPr="7C15921F">
        <w:rPr>
          <w:lang w:val="en-US"/>
        </w:rPr>
        <w:t xml:space="preserve"> based on stanines.</w:t>
      </w:r>
    </w:p>
    <w:p w:rsidR="005A07B0" w:rsidP="00AE5524" w:rsidRDefault="00C84633" w14:paraId="46775F40" w14:textId="6025501F">
      <w:pPr>
        <w:numPr>
          <w:ilvl w:val="0"/>
          <w:numId w:val="5"/>
        </w:numPr>
      </w:pPr>
      <w:r>
        <w:t xml:space="preserve">Handle ties and ambiguities through </w:t>
      </w:r>
      <w:r w:rsidR="00870D76">
        <w:t xml:space="preserve">personality </w:t>
      </w:r>
      <w:r>
        <w:t>mappings.</w:t>
      </w:r>
    </w:p>
    <w:p w:rsidR="005A07B0" w:rsidP="00AE5524" w:rsidRDefault="00C84633" w14:paraId="46775F41" w14:textId="77777777">
      <w:pPr>
        <w:numPr>
          <w:ilvl w:val="0"/>
          <w:numId w:val="5"/>
        </w:numPr>
      </w:pPr>
      <w:r>
        <w:t>Finalize the rankings.</w:t>
      </w:r>
    </w:p>
    <w:p w:rsidR="003009A8" w:rsidP="00AE5524" w:rsidRDefault="003009A8" w14:paraId="71140A11" w14:textId="77777777">
      <w:pPr>
        <w:pStyle w:val="Title"/>
      </w:pPr>
      <w:r>
        <w:t>SECTION 2:</w:t>
      </w:r>
    </w:p>
    <w:p w:rsidRPr="00385827" w:rsidR="003009A8" w:rsidP="00AE5524" w:rsidRDefault="003009A8" w14:paraId="28D32FF4" w14:textId="77777777">
      <w:pPr>
        <w:pStyle w:val="Title"/>
      </w:pPr>
      <w:r>
        <w:t xml:space="preserve">Intelligence Types Assessment and Analysis Guide </w:t>
      </w:r>
    </w:p>
    <w:p w:rsidR="005A07B0" w:rsidP="00AE5524" w:rsidRDefault="005A07B0" w14:paraId="46775F42" w14:textId="77777777"/>
    <w:p w:rsidR="005A07B0" w:rsidP="00AE5524" w:rsidRDefault="00675A3A" w14:paraId="46775F44" w14:textId="4846669F">
      <w:pPr>
        <w:pStyle w:val="Heading1"/>
        <w:numPr>
          <w:ilvl w:val="0"/>
          <w:numId w:val="13"/>
        </w:numPr>
      </w:pPr>
      <w:bookmarkStart w:name="_dlnl14us2kvo" w:colFirst="0" w:colLast="0" w:id="0"/>
      <w:bookmarkEnd w:id="0"/>
      <w:r>
        <w:t>Intelligence</w:t>
      </w:r>
      <w:r w:rsidR="00C84633">
        <w:t xml:space="preserve"> T</w:t>
      </w:r>
      <w:r w:rsidR="005E0EE3">
        <w:t>ype</w:t>
      </w:r>
      <w:r w:rsidR="00C84633">
        <w:t>s Quiz Overview</w:t>
      </w:r>
    </w:p>
    <w:p w:rsidRPr="005E0EE3" w:rsidR="005E0EE3" w:rsidP="00AE5524" w:rsidRDefault="005E0EE3" w14:paraId="2C99F26C" w14:textId="77777777"/>
    <w:p w:rsidR="005A07B0" w:rsidP="00AE5524" w:rsidRDefault="00C84633" w14:paraId="46775F45" w14:textId="463051B8">
      <w:r>
        <w:t xml:space="preserve">The quiz assesses </w:t>
      </w:r>
      <w:r w:rsidR="00371CD6">
        <w:t>eight intelligence</w:t>
      </w:r>
      <w:r>
        <w:t xml:space="preserve"> t</w:t>
      </w:r>
      <w:r w:rsidR="005E0EE3">
        <w:t>ypes</w:t>
      </w:r>
      <w:r>
        <w:t>:</w:t>
      </w:r>
    </w:p>
    <w:p w:rsidR="005A07B0" w:rsidP="00AE5524" w:rsidRDefault="005A07B0" w14:paraId="46775F46" w14:textId="77777777"/>
    <w:p w:rsidRPr="00752500" w:rsidR="00752500" w:rsidP="00AE5524" w:rsidRDefault="00752500" w14:paraId="1ECA3EA6" w14:textId="77777777">
      <w:pPr>
        <w:numPr>
          <w:ilvl w:val="0"/>
          <w:numId w:val="2"/>
        </w:numPr>
        <w:rPr>
          <w:b/>
        </w:rPr>
      </w:pPr>
      <w:r w:rsidRPr="00752500">
        <w:rPr>
          <w:b/>
        </w:rPr>
        <w:t>Body-Kinesthetic</w:t>
      </w:r>
    </w:p>
    <w:p w:rsidRPr="00752500" w:rsidR="00752500" w:rsidP="00AE5524" w:rsidRDefault="00752500" w14:paraId="4FD21FA0" w14:textId="77777777">
      <w:pPr>
        <w:numPr>
          <w:ilvl w:val="0"/>
          <w:numId w:val="2"/>
        </w:numPr>
        <w:rPr>
          <w:b/>
        </w:rPr>
      </w:pPr>
      <w:r w:rsidRPr="00752500">
        <w:rPr>
          <w:b/>
        </w:rPr>
        <w:t xml:space="preserve">Naturalistic </w:t>
      </w:r>
    </w:p>
    <w:p w:rsidRPr="00752500" w:rsidR="00752500" w:rsidP="00AE5524" w:rsidRDefault="00752500" w14:paraId="2A846C53" w14:textId="435D6417">
      <w:pPr>
        <w:numPr>
          <w:ilvl w:val="0"/>
          <w:numId w:val="2"/>
        </w:numPr>
        <w:rPr>
          <w:b/>
        </w:rPr>
      </w:pPr>
      <w:r w:rsidRPr="00752500">
        <w:rPr>
          <w:b/>
        </w:rPr>
        <w:t>Logic Mathematical</w:t>
      </w:r>
    </w:p>
    <w:p w:rsidRPr="00752500" w:rsidR="00752500" w:rsidP="00AE5524" w:rsidRDefault="00752500" w14:paraId="353C71C3" w14:textId="77777777">
      <w:pPr>
        <w:numPr>
          <w:ilvl w:val="0"/>
          <w:numId w:val="2"/>
        </w:numPr>
        <w:rPr>
          <w:b/>
        </w:rPr>
      </w:pPr>
      <w:r w:rsidRPr="00752500">
        <w:rPr>
          <w:b/>
        </w:rPr>
        <w:t>Musical</w:t>
      </w:r>
    </w:p>
    <w:p w:rsidRPr="00752500" w:rsidR="00752500" w:rsidP="00AE5524" w:rsidRDefault="00752500" w14:paraId="6AE515DC" w14:textId="77777777">
      <w:pPr>
        <w:numPr>
          <w:ilvl w:val="0"/>
          <w:numId w:val="2"/>
        </w:numPr>
        <w:rPr>
          <w:b/>
        </w:rPr>
      </w:pPr>
      <w:r w:rsidRPr="00752500">
        <w:rPr>
          <w:b/>
        </w:rPr>
        <w:t>Visuo-Spatial</w:t>
      </w:r>
    </w:p>
    <w:p w:rsidRPr="00752500" w:rsidR="00752500" w:rsidP="00AE5524" w:rsidRDefault="00752500" w14:paraId="01C69F63" w14:textId="771516F9">
      <w:pPr>
        <w:numPr>
          <w:ilvl w:val="0"/>
          <w:numId w:val="2"/>
        </w:numPr>
        <w:rPr>
          <w:b/>
        </w:rPr>
      </w:pPr>
      <w:r w:rsidRPr="00752500">
        <w:rPr>
          <w:b/>
        </w:rPr>
        <w:t>Interpersonal</w:t>
      </w:r>
    </w:p>
    <w:p w:rsidR="005A07B0" w:rsidP="00AE5524" w:rsidRDefault="00752500" w14:paraId="46775F4C" w14:textId="3BDD422D">
      <w:pPr>
        <w:numPr>
          <w:ilvl w:val="0"/>
          <w:numId w:val="2"/>
        </w:numPr>
        <w:rPr>
          <w:b/>
        </w:rPr>
      </w:pPr>
      <w:r w:rsidRPr="00752500">
        <w:rPr>
          <w:b/>
        </w:rPr>
        <w:t>Intrapersonal</w:t>
      </w:r>
    </w:p>
    <w:p w:rsidR="00752500" w:rsidP="00AE5524" w:rsidRDefault="00752500" w14:paraId="7038EE35" w14:textId="34FCC759">
      <w:pPr>
        <w:numPr>
          <w:ilvl w:val="0"/>
          <w:numId w:val="2"/>
        </w:numPr>
        <w:rPr>
          <w:b/>
        </w:rPr>
      </w:pPr>
      <w:r>
        <w:rPr>
          <w:b/>
        </w:rPr>
        <w:t>Linguistic</w:t>
      </w:r>
    </w:p>
    <w:p w:rsidR="005A07B0" w:rsidP="00AE5524" w:rsidRDefault="005A07B0" w14:paraId="46775F4D" w14:textId="77777777"/>
    <w:p w:rsidR="005A07B0" w:rsidP="00AE5524" w:rsidRDefault="00C84633" w14:paraId="46775F4E" w14:textId="59FAC9B3">
      <w:r>
        <w:t>Each t</w:t>
      </w:r>
      <w:r w:rsidR="005E0EE3">
        <w:t>ype</w:t>
      </w:r>
      <w:r>
        <w:t xml:space="preserve"> is assigned a raw score based on quiz results.</w:t>
      </w:r>
    </w:p>
    <w:p w:rsidR="005A07B0" w:rsidP="00AE5524" w:rsidRDefault="00C84633" w14:paraId="46775F4F" w14:textId="77777777">
      <w:pPr>
        <w:pStyle w:val="Heading1"/>
      </w:pPr>
      <w:bookmarkStart w:name="_m7tu951t3pkp" w:colFirst="0" w:colLast="0" w:id="1"/>
      <w:bookmarkEnd w:id="1"/>
      <w:r>
        <w:t>2. Converting Raw Scores to Stanines</w:t>
      </w:r>
    </w:p>
    <w:p w:rsidR="005A07B0" w:rsidP="00AE5524" w:rsidRDefault="005A07B0" w14:paraId="46775F50" w14:textId="77777777"/>
    <w:p w:rsidR="005A07B0" w:rsidP="00AE5524" w:rsidRDefault="00C84633" w14:paraId="46775F51" w14:textId="77777777">
      <w:r>
        <w:t>Based on the scores convert them into Stanines as follows:</w:t>
      </w:r>
    </w:p>
    <w:p w:rsidR="005A07B0" w:rsidP="00AE5524" w:rsidRDefault="005A07B0" w14:paraId="46775F52" w14:textId="77777777"/>
    <w:p w:rsidR="005A07B0" w:rsidP="00AE5524" w:rsidRDefault="000008B0" w14:paraId="46775FA3" w14:textId="674E5D3F">
      <w:r w:rsidRPr="7C15921F">
        <w:rPr>
          <w:lang w:val="en-US"/>
        </w:rPr>
        <w:t>(Table will be added in future)</w:t>
      </w:r>
      <w:r w:rsidRPr="7C15921F" w:rsidR="00B403D5">
        <w:rPr>
          <w:lang w:val="en-US"/>
        </w:rPr>
        <w:t xml:space="preserve"> and steps will be same as personality scores.</w:t>
      </w:r>
    </w:p>
    <w:p w:rsidR="00B403D5" w:rsidP="00AE5524" w:rsidRDefault="00B403D5" w14:paraId="1B8ACDFE" w14:textId="77777777"/>
    <w:p w:rsidR="005A07B0" w:rsidP="00AE5524" w:rsidRDefault="00C84633" w14:paraId="46775FD5" w14:textId="76FCA52D">
      <w:pPr>
        <w:pStyle w:val="Heading1"/>
      </w:pPr>
      <w:bookmarkStart w:name="_xcm8ts54zu6j" w:id="2"/>
      <w:bookmarkEnd w:id="2"/>
      <w:r w:rsidRPr="7C15921F">
        <w:rPr>
          <w:lang w:val="en-US"/>
        </w:rPr>
        <w:t xml:space="preserve">3. Identifying Top 3 </w:t>
      </w:r>
      <w:r w:rsidRPr="7C15921F" w:rsidR="00B403D5">
        <w:rPr>
          <w:lang w:val="en-US"/>
        </w:rPr>
        <w:t>Intelligence</w:t>
      </w:r>
      <w:r w:rsidRPr="7C15921F">
        <w:rPr>
          <w:lang w:val="en-US"/>
        </w:rPr>
        <w:t xml:space="preserve"> T</w:t>
      </w:r>
      <w:r w:rsidRPr="7C15921F" w:rsidR="00DF0D7B">
        <w:rPr>
          <w:lang w:val="en-US"/>
        </w:rPr>
        <w:t>ypes</w:t>
      </w:r>
    </w:p>
    <w:p w:rsidR="005A07B0" w:rsidP="00AE5524" w:rsidRDefault="00C84633" w14:paraId="46775FD6" w14:textId="6AEF7ABB">
      <w:r w:rsidRPr="7C15921F">
        <w:rPr>
          <w:lang w:val="en-US"/>
        </w:rPr>
        <w:t>Based on the converted stanines, find the top 3</w:t>
      </w:r>
      <w:r w:rsidRPr="7C15921F" w:rsidR="000C6046">
        <w:rPr>
          <w:lang w:val="en-US"/>
        </w:rPr>
        <w:t xml:space="preserve"> intelligence</w:t>
      </w:r>
      <w:r w:rsidRPr="7C15921F">
        <w:rPr>
          <w:lang w:val="en-US"/>
        </w:rPr>
        <w:t xml:space="preserve"> </w:t>
      </w:r>
      <w:r w:rsidRPr="7C15921F" w:rsidR="00DF0D7B">
        <w:rPr>
          <w:lang w:val="en-US"/>
        </w:rPr>
        <w:t>types</w:t>
      </w:r>
      <w:r w:rsidRPr="7C15921F">
        <w:rPr>
          <w:lang w:val="en-US"/>
        </w:rPr>
        <w:t xml:space="preserve"> scores. </w:t>
      </w:r>
    </w:p>
    <w:p w:rsidR="005A07B0" w:rsidP="00AE5524" w:rsidRDefault="00C84633" w14:paraId="46775FD7" w14:textId="77777777">
      <w:pPr>
        <w:pStyle w:val="Heading2"/>
      </w:pPr>
      <w:bookmarkStart w:name="_6sz8j0hg3do6" w:id="3"/>
      <w:bookmarkEnd w:id="3"/>
      <w:r w:rsidRPr="7C15921F">
        <w:rPr>
          <w:lang w:val="en-US"/>
        </w:rPr>
        <w:t>Case 1: Top 3 Scores are Unique</w:t>
      </w:r>
    </w:p>
    <w:p w:rsidR="005A07B0" w:rsidP="00AE5524" w:rsidRDefault="00C84633" w14:paraId="46775FD8" w14:textId="63B069E5" w14:noSpellErr="1">
      <w:pPr>
        <w:numPr>
          <w:ilvl w:val="0"/>
          <w:numId w:val="4"/>
        </w:numPr>
        <w:rPr/>
      </w:pPr>
      <w:r w:rsidRPr="0E4DAA93" w:rsidR="00C84633">
        <w:rPr>
          <w:lang w:val="en-US"/>
        </w:rPr>
        <w:t>Sort the t</w:t>
      </w:r>
      <w:r w:rsidRPr="0E4DAA93" w:rsidR="00DF0D7B">
        <w:rPr>
          <w:lang w:val="en-US"/>
        </w:rPr>
        <w:t>ypes</w:t>
      </w:r>
      <w:r w:rsidRPr="0E4DAA93" w:rsidR="00C84633">
        <w:rPr>
          <w:lang w:val="en-US"/>
        </w:rPr>
        <w:t xml:space="preserve"> </w:t>
      </w:r>
      <w:r w:rsidRPr="0E4DAA93" w:rsidR="00C84633">
        <w:rPr>
          <w:lang w:val="en-US"/>
        </w:rPr>
        <w:t>by</w:t>
      </w:r>
      <w:r w:rsidRPr="0E4DAA93" w:rsidR="00C84633">
        <w:rPr>
          <w:lang w:val="en-US"/>
        </w:rPr>
        <w:t xml:space="preserve"> their </w:t>
      </w:r>
      <w:r w:rsidRPr="0E4DAA93" w:rsidR="009F267E">
        <w:rPr>
          <w:lang w:val="en-US"/>
        </w:rPr>
        <w:t>Raw (</w:t>
      </w:r>
      <w:r w:rsidRPr="0E4DAA93" w:rsidR="00C84633">
        <w:rPr>
          <w:lang w:val="en-US"/>
        </w:rPr>
        <w:t>stanine</w:t>
      </w:r>
      <w:r w:rsidRPr="0E4DAA93" w:rsidR="009F267E">
        <w:rPr>
          <w:lang w:val="en-US"/>
        </w:rPr>
        <w:t>)</w:t>
      </w:r>
      <w:r w:rsidRPr="0E4DAA93" w:rsidR="00C84633">
        <w:rPr>
          <w:lang w:val="en-US"/>
        </w:rPr>
        <w:t xml:space="preserve"> scores in descending order.</w:t>
      </w:r>
    </w:p>
    <w:p w:rsidR="005A07B0" w:rsidP="00AE5524" w:rsidRDefault="00C84633" w14:paraId="46775FD9" w14:textId="3E1D975A">
      <w:pPr>
        <w:numPr>
          <w:ilvl w:val="0"/>
          <w:numId w:val="4"/>
        </w:numPr>
      </w:pPr>
      <w:r>
        <w:t>Select the top 3 unique t</w:t>
      </w:r>
      <w:r w:rsidR="00DF0D7B">
        <w:t>ypes</w:t>
      </w:r>
      <w:r>
        <w:t>.</w:t>
      </w:r>
    </w:p>
    <w:p w:rsidR="005A07B0" w:rsidP="00AE5524" w:rsidRDefault="005A07B0" w14:paraId="46775FDA" w14:textId="77777777">
      <w:pPr>
        <w:ind w:left="720" w:firstLine="720"/>
      </w:pPr>
    </w:p>
    <w:p w:rsidR="005A07B0" w:rsidP="00AE5524" w:rsidRDefault="005A07B0" w14:paraId="46775FDB" w14:textId="77777777">
      <w:pPr>
        <w:ind w:left="720"/>
      </w:pPr>
    </w:p>
    <w:tbl>
      <w:tblPr>
        <w:tblStyle w:val="a2"/>
        <w:tblW w:w="3000" w:type="dxa"/>
        <w:jc w:val="center"/>
        <w:tblBorders>
          <w:top w:val="nil"/>
          <w:left w:val="nil"/>
          <w:bottom w:val="nil"/>
          <w:right w:val="nil"/>
          <w:insideH w:val="nil"/>
          <w:insideV w:val="nil"/>
        </w:tblBorders>
        <w:tblLayout w:type="fixed"/>
        <w:tblLook w:val="0600" w:firstRow="0" w:lastRow="0" w:firstColumn="0" w:lastColumn="0" w:noHBand="1" w:noVBand="1"/>
      </w:tblPr>
      <w:tblGrid>
        <w:gridCol w:w="2119"/>
        <w:gridCol w:w="881"/>
      </w:tblGrid>
      <w:tr w:rsidR="005A07B0" w:rsidTr="00F92BD0" w14:paraId="46775FDE"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5A07B0" w:rsidP="00AE5524" w:rsidRDefault="00C84633" w14:paraId="46775FDC" w14:textId="77777777">
            <w:pPr>
              <w:widowControl w:val="0"/>
              <w:rPr>
                <w:sz w:val="20"/>
                <w:szCs w:val="20"/>
              </w:rPr>
            </w:pPr>
            <w:r>
              <w:rPr>
                <w:b/>
                <w:sz w:val="20"/>
                <w:szCs w:val="20"/>
              </w:rPr>
              <w:t>Trait</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5A07B0" w:rsidP="00AE5524" w:rsidRDefault="00C84633" w14:paraId="46775FDD" w14:textId="77777777">
            <w:pPr>
              <w:widowControl w:val="0"/>
              <w:rPr>
                <w:sz w:val="20"/>
                <w:szCs w:val="20"/>
              </w:rPr>
            </w:pPr>
            <w:r>
              <w:rPr>
                <w:b/>
                <w:sz w:val="20"/>
                <w:szCs w:val="20"/>
              </w:rPr>
              <w:t>Stanine</w:t>
            </w:r>
          </w:p>
        </w:tc>
      </w:tr>
      <w:tr w:rsidR="00F92BD0" w:rsidTr="00F92BD0" w14:paraId="46775FE1"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tcPr>
          <w:p w:rsidRPr="00F92BD0" w:rsidR="00F92BD0" w:rsidP="00AE5524" w:rsidRDefault="00F92BD0" w14:paraId="46775FDF" w14:textId="26570FB2">
            <w:pPr>
              <w:widowControl w:val="0"/>
              <w:rPr>
                <w:bCs/>
                <w:sz w:val="20"/>
                <w:szCs w:val="20"/>
              </w:rPr>
            </w:pPr>
            <w:r w:rsidRPr="00F92BD0">
              <w:rPr>
                <w:bCs/>
              </w:rPr>
              <w:t>Body-Kinesthetic</w:t>
            </w:r>
          </w:p>
        </w:tc>
        <w:tc>
          <w:tcPr>
            <w:tcW w:w="881" w:type="dxa"/>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tcPr>
          <w:p w:rsidR="00F92BD0" w:rsidP="00AE5524" w:rsidRDefault="00F92BD0" w14:paraId="46775FE0" w14:textId="2E48DD5E">
            <w:pPr>
              <w:widowControl w:val="0"/>
              <w:jc w:val="right"/>
              <w:rPr>
                <w:sz w:val="20"/>
                <w:szCs w:val="20"/>
              </w:rPr>
            </w:pPr>
            <w:r>
              <w:rPr>
                <w:sz w:val="20"/>
                <w:szCs w:val="20"/>
              </w:rPr>
              <w:t>12</w:t>
            </w:r>
          </w:p>
        </w:tc>
      </w:tr>
      <w:tr w:rsidR="00F92BD0" w:rsidTr="00F92BD0" w14:paraId="46775FE4"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tcPr>
          <w:p w:rsidRPr="00F92BD0" w:rsidR="00F92BD0" w:rsidP="00AE5524" w:rsidRDefault="00F92BD0" w14:paraId="46775FE2" w14:textId="636F6DD7">
            <w:pPr>
              <w:widowControl w:val="0"/>
              <w:rPr>
                <w:bCs/>
                <w:sz w:val="20"/>
                <w:szCs w:val="20"/>
              </w:rPr>
            </w:pPr>
            <w:r w:rsidRPr="00F92BD0">
              <w:rPr>
                <w:bCs/>
              </w:rPr>
              <w:t xml:space="preserve">Naturalistic </w:t>
            </w:r>
          </w:p>
        </w:tc>
        <w:tc>
          <w:tcPr>
            <w:tcW w:w="881" w:type="dxa"/>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tcPr>
          <w:p w:rsidR="00F92BD0" w:rsidP="00AE5524" w:rsidRDefault="00F92BD0" w14:paraId="46775FE3" w14:textId="53F93BE8">
            <w:pPr>
              <w:widowControl w:val="0"/>
              <w:jc w:val="right"/>
              <w:rPr>
                <w:sz w:val="20"/>
                <w:szCs w:val="20"/>
              </w:rPr>
            </w:pPr>
            <w:r>
              <w:rPr>
                <w:sz w:val="20"/>
                <w:szCs w:val="20"/>
              </w:rPr>
              <w:t>11</w:t>
            </w:r>
          </w:p>
        </w:tc>
      </w:tr>
      <w:tr w:rsidR="00F92BD0" w:rsidTr="00F92BD0" w14:paraId="46775FE7"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tcPr>
          <w:p w:rsidRPr="00F92BD0" w:rsidR="00F92BD0" w:rsidP="00AE5524" w:rsidRDefault="00F92BD0" w14:paraId="46775FE5" w14:textId="5883E41D">
            <w:pPr>
              <w:widowControl w:val="0"/>
              <w:rPr>
                <w:bCs/>
                <w:sz w:val="20"/>
                <w:szCs w:val="20"/>
              </w:rPr>
            </w:pPr>
            <w:r w:rsidRPr="00F92BD0">
              <w:rPr>
                <w:bCs/>
              </w:rPr>
              <w:t>Logic Mathematical</w:t>
            </w:r>
          </w:p>
        </w:tc>
        <w:tc>
          <w:tcPr>
            <w:tcW w:w="881" w:type="dxa"/>
            <w:tcBorders>
              <w:top w:val="single" w:color="CCCCCC" w:sz="6" w:space="0"/>
              <w:left w:val="single" w:color="CCCCCC" w:sz="6" w:space="0"/>
              <w:bottom w:val="single" w:color="CCCCCC" w:sz="6" w:space="0"/>
              <w:right w:val="single" w:color="CCCCCC" w:sz="6" w:space="0"/>
            </w:tcBorders>
            <w:shd w:val="clear" w:color="auto" w:fill="D9EAD3"/>
            <w:tcMar>
              <w:top w:w="40" w:type="dxa"/>
              <w:left w:w="40" w:type="dxa"/>
              <w:bottom w:w="40" w:type="dxa"/>
              <w:right w:w="40" w:type="dxa"/>
            </w:tcMar>
            <w:vAlign w:val="bottom"/>
          </w:tcPr>
          <w:p w:rsidR="00F92BD0" w:rsidP="00AE5524" w:rsidRDefault="006877B0" w14:paraId="46775FE6" w14:textId="01DABE8F">
            <w:pPr>
              <w:widowControl w:val="0"/>
              <w:jc w:val="right"/>
              <w:rPr>
                <w:sz w:val="20"/>
                <w:szCs w:val="20"/>
              </w:rPr>
            </w:pPr>
            <w:r>
              <w:rPr>
                <w:sz w:val="20"/>
                <w:szCs w:val="20"/>
              </w:rPr>
              <w:t>10</w:t>
            </w:r>
          </w:p>
        </w:tc>
      </w:tr>
      <w:tr w:rsidR="00F92BD0" w:rsidTr="00F92BD0" w14:paraId="46775FEA"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F92BD0" w:rsidP="00AE5524" w:rsidRDefault="00F92BD0" w14:paraId="46775FE8" w14:textId="7A015306">
            <w:pPr>
              <w:widowControl w:val="0"/>
              <w:rPr>
                <w:bCs/>
                <w:sz w:val="20"/>
                <w:szCs w:val="20"/>
              </w:rPr>
            </w:pPr>
            <w:r w:rsidRPr="00F92BD0">
              <w:rPr>
                <w:bCs/>
              </w:rPr>
              <w:t>Musical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F92BD0" w:rsidP="00AE5524" w:rsidRDefault="006877B0" w14:paraId="46775FE9" w14:textId="3A57AA54">
            <w:pPr>
              <w:widowControl w:val="0"/>
              <w:jc w:val="right"/>
              <w:rPr>
                <w:sz w:val="20"/>
                <w:szCs w:val="20"/>
              </w:rPr>
            </w:pPr>
            <w:r>
              <w:rPr>
                <w:sz w:val="20"/>
                <w:szCs w:val="20"/>
              </w:rPr>
              <w:t>9</w:t>
            </w:r>
          </w:p>
        </w:tc>
      </w:tr>
      <w:tr w:rsidR="00F92BD0" w:rsidTr="00F92BD0" w14:paraId="46775FED"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F92BD0" w:rsidP="00AE5524" w:rsidRDefault="00F92BD0" w14:paraId="46775FEB" w14:textId="322CF3E2">
            <w:pPr>
              <w:widowControl w:val="0"/>
              <w:rPr>
                <w:bCs/>
                <w:sz w:val="20"/>
                <w:szCs w:val="20"/>
              </w:rPr>
            </w:pPr>
            <w:r w:rsidRPr="00F92BD0">
              <w:rPr>
                <w:bCs/>
              </w:rPr>
              <w:t>Visuo-Spatial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F92BD0" w:rsidP="00AE5524" w:rsidRDefault="006877B0" w14:paraId="46775FEC" w14:textId="14D35B50">
            <w:pPr>
              <w:widowControl w:val="0"/>
              <w:jc w:val="right"/>
              <w:rPr>
                <w:sz w:val="20"/>
                <w:szCs w:val="20"/>
              </w:rPr>
            </w:pPr>
            <w:r>
              <w:rPr>
                <w:sz w:val="20"/>
                <w:szCs w:val="20"/>
              </w:rPr>
              <w:t>8</w:t>
            </w:r>
          </w:p>
        </w:tc>
      </w:tr>
      <w:tr w:rsidR="00F92BD0" w:rsidTr="00F92BD0" w14:paraId="46775FF0"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F92BD0" w:rsidP="00AE5524" w:rsidRDefault="00F92BD0" w14:paraId="46775FEE" w14:textId="4ADD228B">
            <w:pPr>
              <w:widowControl w:val="0"/>
              <w:rPr>
                <w:bCs/>
                <w:sz w:val="20"/>
                <w:szCs w:val="20"/>
              </w:rPr>
            </w:pPr>
            <w:r w:rsidRPr="00F92BD0">
              <w:rPr>
                <w:bCs/>
              </w:rPr>
              <w:t>Interpersonal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F92BD0" w:rsidP="00AE5524" w:rsidRDefault="006877B0" w14:paraId="46775FEF" w14:textId="6A8B1290">
            <w:pPr>
              <w:widowControl w:val="0"/>
              <w:jc w:val="right"/>
              <w:rPr>
                <w:sz w:val="20"/>
                <w:szCs w:val="20"/>
              </w:rPr>
            </w:pPr>
            <w:r>
              <w:rPr>
                <w:sz w:val="20"/>
                <w:szCs w:val="20"/>
              </w:rPr>
              <w:t>7</w:t>
            </w:r>
          </w:p>
        </w:tc>
      </w:tr>
      <w:tr w:rsidR="00F92BD0" w:rsidTr="00F92BD0" w14:paraId="7CB00646"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F92BD0" w:rsidP="00AE5524" w:rsidRDefault="00F92BD0" w14:paraId="348F7FA4" w14:textId="20830A5D">
            <w:pPr>
              <w:widowControl w:val="0"/>
              <w:rPr>
                <w:bCs/>
                <w:sz w:val="20"/>
                <w:szCs w:val="20"/>
              </w:rPr>
            </w:pPr>
            <w:r w:rsidRPr="00F92BD0">
              <w:rPr>
                <w:bCs/>
              </w:rPr>
              <w:t>Intrapersonal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F92BD0" w:rsidP="00AE5524" w:rsidRDefault="006877B0" w14:paraId="002092E5" w14:textId="74541B71">
            <w:pPr>
              <w:widowControl w:val="0"/>
              <w:jc w:val="right"/>
              <w:rPr>
                <w:sz w:val="20"/>
                <w:szCs w:val="20"/>
              </w:rPr>
            </w:pPr>
            <w:r>
              <w:rPr>
                <w:sz w:val="20"/>
                <w:szCs w:val="20"/>
              </w:rPr>
              <w:t>6</w:t>
            </w:r>
          </w:p>
        </w:tc>
      </w:tr>
      <w:tr w:rsidR="00F92BD0" w:rsidTr="00F92BD0" w14:paraId="7CC8ED65"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F92BD0" w:rsidP="00AE5524" w:rsidRDefault="00F92BD0" w14:paraId="07ED9648" w14:textId="5E3144E2">
            <w:pPr>
              <w:widowControl w:val="0"/>
              <w:rPr>
                <w:bCs/>
                <w:sz w:val="20"/>
                <w:szCs w:val="20"/>
              </w:rPr>
            </w:pPr>
            <w:r w:rsidRPr="00F92BD0">
              <w:rPr>
                <w:bCs/>
              </w:rPr>
              <w:t>Linguistic</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F92BD0" w:rsidP="00AE5524" w:rsidRDefault="006877B0" w14:paraId="40AB0AC5" w14:textId="59ADA4ED">
            <w:pPr>
              <w:widowControl w:val="0"/>
              <w:jc w:val="right"/>
              <w:rPr>
                <w:sz w:val="20"/>
                <w:szCs w:val="20"/>
              </w:rPr>
            </w:pPr>
            <w:r>
              <w:rPr>
                <w:sz w:val="20"/>
                <w:szCs w:val="20"/>
              </w:rPr>
              <w:t>5</w:t>
            </w:r>
          </w:p>
        </w:tc>
      </w:tr>
    </w:tbl>
    <w:p w:rsidR="005A07B0" w:rsidP="00AE5524" w:rsidRDefault="005A07B0" w14:paraId="46775FF1" w14:textId="77777777">
      <w:pPr>
        <w:ind w:left="720"/>
      </w:pPr>
    </w:p>
    <w:p w:rsidR="005A07B0" w:rsidP="00AE5524" w:rsidRDefault="00C84633" w14:paraId="46775FF2" w14:textId="483B79E2">
      <w:r>
        <w:t>Top 3</w:t>
      </w:r>
      <w:r w:rsidR="006877B0">
        <w:t xml:space="preserve"> intelligence</w:t>
      </w:r>
      <w:r>
        <w:t xml:space="preserve"> Traits: </w:t>
      </w:r>
      <w:r w:rsidR="0075694A">
        <w:t>Body-Kinesthetic, Naturalistic, Logic-Mathematical</w:t>
      </w:r>
      <w:r>
        <w:t>.</w:t>
      </w:r>
    </w:p>
    <w:p w:rsidR="005A07B0" w:rsidP="00AE5524" w:rsidRDefault="005A07B0" w14:paraId="46775FF3" w14:textId="77777777">
      <w:pPr>
        <w:ind w:left="720"/>
      </w:pPr>
    </w:p>
    <w:p w:rsidR="005A07B0" w:rsidP="00AE5524" w:rsidRDefault="00C84633" w14:paraId="46775FF4" w14:textId="44AFAE79">
      <w:pPr>
        <w:pStyle w:val="Heading2"/>
      </w:pPr>
      <w:bookmarkStart w:name="_jwzqjwoftvld" w:colFirst="0" w:colLast="0" w:id="4"/>
      <w:bookmarkStart w:name="_Hlk186518977" w:id="5"/>
      <w:bookmarkEnd w:id="4"/>
      <w:r>
        <w:t>Case 2: Multiple Scores in Top Positio</w:t>
      </w:r>
      <w:r w:rsidR="00D1446A">
        <w:t>n</w:t>
      </w:r>
      <w:bookmarkEnd w:id="5"/>
    </w:p>
    <w:p w:rsidR="005A07B0" w:rsidP="00AE5524" w:rsidRDefault="00C84633" w14:paraId="46775FF5" w14:textId="44ED94CD">
      <w:r>
        <w:t xml:space="preserve">When multiple </w:t>
      </w:r>
      <w:r w:rsidR="007C7C49">
        <w:t>types</w:t>
      </w:r>
      <w:r>
        <w:t xml:space="preserve"> have the same </w:t>
      </w:r>
      <w:r w:rsidR="009F267E">
        <w:t>Raw (</w:t>
      </w:r>
      <w:r>
        <w:t>stanine</w:t>
      </w:r>
      <w:r w:rsidR="009F267E">
        <w:t>)</w:t>
      </w:r>
      <w:r>
        <w:t xml:space="preserve"> score:</w:t>
      </w:r>
    </w:p>
    <w:p w:rsidR="005A07B0" w:rsidP="00AE5524" w:rsidRDefault="005A07B0" w14:paraId="46775FF6" w14:textId="77777777"/>
    <w:p w:rsidR="005A07B0" w:rsidP="00AE5524" w:rsidRDefault="00C84633" w14:paraId="46775FF7" w14:textId="4D668AC8" w14:noSpellErr="1">
      <w:pPr>
        <w:numPr>
          <w:ilvl w:val="0"/>
          <w:numId w:val="3"/>
        </w:numPr>
        <w:rPr/>
      </w:pPr>
      <w:r w:rsidRPr="0E4DAA93" w:rsidR="00C84633">
        <w:rPr>
          <w:lang w:val="en-US"/>
        </w:rPr>
        <w:t xml:space="preserve">Map </w:t>
      </w:r>
      <w:r w:rsidRPr="0E4DAA93" w:rsidR="00F2177E">
        <w:rPr>
          <w:lang w:val="en-US"/>
        </w:rPr>
        <w:t>intelligence types</w:t>
      </w:r>
      <w:r w:rsidRPr="0E4DAA93" w:rsidR="00C84633">
        <w:rPr>
          <w:lang w:val="en-US"/>
        </w:rPr>
        <w:t xml:space="preserve"> </w:t>
      </w:r>
      <w:r w:rsidRPr="0E4DAA93" w:rsidR="00C84633">
        <w:rPr>
          <w:lang w:val="en-US"/>
        </w:rPr>
        <w:t>to</w:t>
      </w:r>
      <w:r w:rsidRPr="0E4DAA93" w:rsidR="00C84633">
        <w:rPr>
          <w:lang w:val="en-US"/>
        </w:rPr>
        <w:t xml:space="preserve"> </w:t>
      </w:r>
      <w:r w:rsidRPr="0E4DAA93" w:rsidR="00F2177E">
        <w:rPr>
          <w:lang w:val="en-US"/>
        </w:rPr>
        <w:t>personality traits</w:t>
      </w:r>
      <w:r w:rsidRPr="0E4DAA93" w:rsidR="00C84633">
        <w:rPr>
          <w:lang w:val="en-US"/>
        </w:rPr>
        <w:t>.</w:t>
      </w:r>
    </w:p>
    <w:p w:rsidR="005A07B0" w:rsidP="00AE5524" w:rsidRDefault="00C84633" w14:paraId="46775FF8" w14:textId="77777777">
      <w:pPr>
        <w:numPr>
          <w:ilvl w:val="0"/>
          <w:numId w:val="3"/>
        </w:numPr>
      </w:pPr>
      <w:r>
        <w:t>Evaluate intelligence scores.</w:t>
      </w:r>
    </w:p>
    <w:p w:rsidR="005A07B0" w:rsidP="00AE5524" w:rsidRDefault="00C84633" w14:paraId="46775FF9" w14:textId="0E330CEA">
      <w:pPr>
        <w:numPr>
          <w:ilvl w:val="0"/>
          <w:numId w:val="3"/>
        </w:numPr>
      </w:pPr>
      <w:r>
        <w:t xml:space="preserve">Sort and rank based on </w:t>
      </w:r>
      <w:r w:rsidR="001C602A">
        <w:t>personality</w:t>
      </w:r>
      <w:r>
        <w:t xml:space="preserve"> scores.</w:t>
      </w:r>
    </w:p>
    <w:p w:rsidR="005A07B0" w:rsidP="00AE5524" w:rsidRDefault="005A07B0" w14:paraId="46775FFA" w14:textId="77777777"/>
    <w:p w:rsidR="005A07B0" w:rsidP="00AE5524" w:rsidRDefault="005A07B0" w14:paraId="46775FFB" w14:textId="77777777"/>
    <w:tbl>
      <w:tblPr>
        <w:tblStyle w:val="a2"/>
        <w:tblW w:w="3000" w:type="dxa"/>
        <w:jc w:val="center"/>
        <w:tblBorders>
          <w:top w:val="nil"/>
          <w:left w:val="nil"/>
          <w:bottom w:val="nil"/>
          <w:right w:val="nil"/>
          <w:insideH w:val="nil"/>
          <w:insideV w:val="nil"/>
        </w:tblBorders>
        <w:tblLayout w:type="fixed"/>
        <w:tblLook w:val="0600" w:firstRow="0" w:lastRow="0" w:firstColumn="0" w:lastColumn="0" w:noHBand="1" w:noVBand="1"/>
      </w:tblPr>
      <w:tblGrid>
        <w:gridCol w:w="2119"/>
        <w:gridCol w:w="881"/>
      </w:tblGrid>
      <w:tr w:rsidR="001B2DAE" w:rsidTr="007A7E47" w14:paraId="643C1263"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B2DAE" w:rsidP="00AE5524" w:rsidRDefault="001B2DAE" w14:paraId="676C8B00" w14:textId="77777777">
            <w:pPr>
              <w:widowControl w:val="0"/>
              <w:rPr>
                <w:sz w:val="20"/>
                <w:szCs w:val="20"/>
              </w:rPr>
            </w:pPr>
            <w:r>
              <w:rPr>
                <w:b/>
                <w:sz w:val="20"/>
                <w:szCs w:val="20"/>
              </w:rPr>
              <w:t>Trait</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B2DAE" w:rsidP="00AE5524" w:rsidRDefault="001B2DAE" w14:paraId="4A1D61C1" w14:textId="77777777">
            <w:pPr>
              <w:widowControl w:val="0"/>
              <w:rPr>
                <w:sz w:val="20"/>
                <w:szCs w:val="20"/>
              </w:rPr>
            </w:pPr>
            <w:r>
              <w:rPr>
                <w:b/>
                <w:sz w:val="20"/>
                <w:szCs w:val="20"/>
              </w:rPr>
              <w:t>Stanine</w:t>
            </w:r>
          </w:p>
        </w:tc>
      </w:tr>
      <w:tr w:rsidR="001B2DAE" w:rsidTr="001B2DAE" w14:paraId="342C7436"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F92BD0" w:rsidR="001B2DAE" w:rsidP="00AE5524" w:rsidRDefault="001B2DAE" w14:paraId="6F9A41AB" w14:textId="77777777">
            <w:pPr>
              <w:widowControl w:val="0"/>
              <w:rPr>
                <w:bCs/>
                <w:sz w:val="20"/>
                <w:szCs w:val="20"/>
              </w:rPr>
            </w:pPr>
            <w:r w:rsidRPr="00F92BD0">
              <w:rPr>
                <w:bCs/>
              </w:rPr>
              <w:t>Body-Kinesthetic</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001B2DAE" w:rsidP="00AE5524" w:rsidRDefault="001B2DAE" w14:paraId="0BD637EF" w14:textId="2230210B">
            <w:pPr>
              <w:widowControl w:val="0"/>
              <w:jc w:val="right"/>
              <w:rPr>
                <w:sz w:val="20"/>
                <w:szCs w:val="20"/>
              </w:rPr>
            </w:pPr>
            <w:r>
              <w:rPr>
                <w:sz w:val="20"/>
                <w:szCs w:val="20"/>
              </w:rPr>
              <w:t>10</w:t>
            </w:r>
          </w:p>
        </w:tc>
      </w:tr>
      <w:tr w:rsidR="001B2DAE" w:rsidTr="00FB31EF" w14:paraId="3ED88218"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F92BD0" w:rsidR="001B2DAE" w:rsidP="00AE5524" w:rsidRDefault="001B2DAE" w14:paraId="287311C9" w14:textId="77777777">
            <w:pPr>
              <w:widowControl w:val="0"/>
              <w:rPr>
                <w:bCs/>
                <w:sz w:val="20"/>
                <w:szCs w:val="20"/>
              </w:rPr>
            </w:pPr>
            <w:r w:rsidRPr="00F92BD0">
              <w:rPr>
                <w:bCs/>
              </w:rPr>
              <w:t xml:space="preserve">Naturalistic </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001B2DAE" w:rsidP="00AE5524" w:rsidRDefault="001B2DAE" w14:paraId="617E2183" w14:textId="733DA3AF">
            <w:pPr>
              <w:widowControl w:val="0"/>
              <w:jc w:val="right"/>
              <w:rPr>
                <w:sz w:val="20"/>
                <w:szCs w:val="20"/>
              </w:rPr>
            </w:pPr>
            <w:r w:rsidRPr="002B2DAE">
              <w:rPr>
                <w:sz w:val="20"/>
                <w:szCs w:val="20"/>
              </w:rPr>
              <w:t>10</w:t>
            </w:r>
          </w:p>
        </w:tc>
      </w:tr>
      <w:tr w:rsidR="001B2DAE" w:rsidTr="00FB31EF" w14:paraId="429BEFE8"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F92BD0" w:rsidR="001B2DAE" w:rsidP="00AE5524" w:rsidRDefault="001B2DAE" w14:paraId="1303B4F4" w14:textId="77777777">
            <w:pPr>
              <w:widowControl w:val="0"/>
              <w:rPr>
                <w:bCs/>
                <w:sz w:val="20"/>
                <w:szCs w:val="20"/>
              </w:rPr>
            </w:pPr>
            <w:r w:rsidRPr="00F92BD0">
              <w:rPr>
                <w:bCs/>
              </w:rPr>
              <w:t>Logic Mathematical</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001B2DAE" w:rsidP="00AE5524" w:rsidRDefault="001B2DAE" w14:paraId="1041AD24" w14:textId="64FB2FB2">
            <w:pPr>
              <w:widowControl w:val="0"/>
              <w:jc w:val="right"/>
              <w:rPr>
                <w:sz w:val="20"/>
                <w:szCs w:val="20"/>
              </w:rPr>
            </w:pPr>
            <w:r w:rsidRPr="002B2DAE">
              <w:rPr>
                <w:sz w:val="20"/>
                <w:szCs w:val="20"/>
              </w:rPr>
              <w:t>10</w:t>
            </w:r>
          </w:p>
        </w:tc>
      </w:tr>
      <w:tr w:rsidR="001B2DAE" w:rsidTr="00FB31EF" w14:paraId="6F6AFEFC"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F92BD0" w:rsidR="001B2DAE" w:rsidP="00AE5524" w:rsidRDefault="001B2DAE" w14:paraId="734F691A" w14:textId="77777777">
            <w:pPr>
              <w:widowControl w:val="0"/>
              <w:rPr>
                <w:bCs/>
                <w:sz w:val="20"/>
                <w:szCs w:val="20"/>
              </w:rPr>
            </w:pPr>
            <w:r w:rsidRPr="00F92BD0">
              <w:rPr>
                <w:bCs/>
              </w:rPr>
              <w:t>Musical</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001B2DAE" w:rsidP="00AE5524" w:rsidRDefault="001B2DAE" w14:paraId="487FF1C5" w14:textId="24D73E2E">
            <w:pPr>
              <w:widowControl w:val="0"/>
              <w:jc w:val="right"/>
              <w:rPr>
                <w:sz w:val="20"/>
                <w:szCs w:val="20"/>
              </w:rPr>
            </w:pPr>
            <w:r w:rsidRPr="002B2DAE">
              <w:rPr>
                <w:sz w:val="20"/>
                <w:szCs w:val="20"/>
              </w:rPr>
              <w:t>10</w:t>
            </w:r>
          </w:p>
        </w:tc>
      </w:tr>
      <w:tr w:rsidR="001B2DAE" w:rsidTr="00FB31EF" w14:paraId="77A08BBB"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1B2DAE" w:rsidP="00AE5524" w:rsidRDefault="001B2DAE" w14:paraId="76C50361" w14:textId="77777777">
            <w:pPr>
              <w:widowControl w:val="0"/>
              <w:rPr>
                <w:bCs/>
                <w:sz w:val="20"/>
                <w:szCs w:val="20"/>
              </w:rPr>
            </w:pPr>
            <w:r w:rsidRPr="00F92BD0">
              <w:rPr>
                <w:bCs/>
              </w:rPr>
              <w:t>Visuo-Spatial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001B2DAE" w:rsidP="00AE5524" w:rsidRDefault="001B2DAE" w14:paraId="7F1F8790" w14:textId="75002125">
            <w:pPr>
              <w:widowControl w:val="0"/>
              <w:jc w:val="right"/>
              <w:rPr>
                <w:sz w:val="20"/>
                <w:szCs w:val="20"/>
              </w:rPr>
            </w:pPr>
            <w:r w:rsidRPr="002B2DAE">
              <w:rPr>
                <w:sz w:val="20"/>
                <w:szCs w:val="20"/>
              </w:rPr>
              <w:t>10</w:t>
            </w:r>
          </w:p>
        </w:tc>
      </w:tr>
      <w:tr w:rsidR="001B2DAE" w:rsidTr="00FB31EF" w14:paraId="5A520D68"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1B2DAE" w:rsidP="00AE5524" w:rsidRDefault="001B2DAE" w14:paraId="651D7ED7" w14:textId="77777777">
            <w:pPr>
              <w:widowControl w:val="0"/>
              <w:rPr>
                <w:bCs/>
                <w:sz w:val="20"/>
                <w:szCs w:val="20"/>
              </w:rPr>
            </w:pPr>
            <w:r w:rsidRPr="00F92BD0">
              <w:rPr>
                <w:bCs/>
              </w:rPr>
              <w:t>Interpersonal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001B2DAE" w:rsidP="00AE5524" w:rsidRDefault="001B2DAE" w14:paraId="3797EC53" w14:textId="44D00123">
            <w:pPr>
              <w:widowControl w:val="0"/>
              <w:jc w:val="right"/>
              <w:rPr>
                <w:sz w:val="20"/>
                <w:szCs w:val="20"/>
              </w:rPr>
            </w:pPr>
            <w:r w:rsidRPr="002B2DAE">
              <w:rPr>
                <w:sz w:val="20"/>
                <w:szCs w:val="20"/>
              </w:rPr>
              <w:t>10</w:t>
            </w:r>
          </w:p>
        </w:tc>
      </w:tr>
      <w:tr w:rsidR="001B2DAE" w:rsidTr="00FB31EF" w14:paraId="4D52CDA2"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1B2DAE" w:rsidP="00AE5524" w:rsidRDefault="001B2DAE" w14:paraId="18D94625" w14:textId="77777777">
            <w:pPr>
              <w:widowControl w:val="0"/>
              <w:rPr>
                <w:bCs/>
                <w:sz w:val="20"/>
                <w:szCs w:val="20"/>
              </w:rPr>
            </w:pPr>
            <w:r w:rsidRPr="00F92BD0">
              <w:rPr>
                <w:bCs/>
              </w:rPr>
              <w:t>Intrapersonal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001B2DAE" w:rsidP="00AE5524" w:rsidRDefault="001B2DAE" w14:paraId="6264BA7A" w14:textId="7949A39F">
            <w:pPr>
              <w:widowControl w:val="0"/>
              <w:jc w:val="right"/>
              <w:rPr>
                <w:sz w:val="20"/>
                <w:szCs w:val="20"/>
              </w:rPr>
            </w:pPr>
            <w:r w:rsidRPr="002B2DAE">
              <w:rPr>
                <w:sz w:val="20"/>
                <w:szCs w:val="20"/>
              </w:rPr>
              <w:t>10</w:t>
            </w:r>
          </w:p>
        </w:tc>
      </w:tr>
      <w:tr w:rsidR="001B2DAE" w:rsidTr="00FB31EF" w14:paraId="40B04D6B"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1B2DAE" w:rsidP="00AE5524" w:rsidRDefault="001B2DAE" w14:paraId="7CA7AE98" w14:textId="77777777">
            <w:pPr>
              <w:widowControl w:val="0"/>
              <w:rPr>
                <w:bCs/>
                <w:sz w:val="20"/>
                <w:szCs w:val="20"/>
              </w:rPr>
            </w:pPr>
            <w:r w:rsidRPr="00F92BD0">
              <w:rPr>
                <w:bCs/>
              </w:rPr>
              <w:t>Linguistic</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001B2DAE" w:rsidP="00AE5524" w:rsidRDefault="001B2DAE" w14:paraId="47E1E8E4" w14:textId="25262ACE">
            <w:pPr>
              <w:widowControl w:val="0"/>
              <w:jc w:val="right"/>
              <w:rPr>
                <w:sz w:val="20"/>
                <w:szCs w:val="20"/>
              </w:rPr>
            </w:pPr>
            <w:r w:rsidRPr="002B2DAE">
              <w:rPr>
                <w:sz w:val="20"/>
                <w:szCs w:val="20"/>
              </w:rPr>
              <w:t>10</w:t>
            </w:r>
          </w:p>
        </w:tc>
      </w:tr>
    </w:tbl>
    <w:p w:rsidR="005A07B0" w:rsidP="00AE5524" w:rsidRDefault="005A07B0" w14:paraId="46775FFC" w14:textId="77777777"/>
    <w:p w:rsidR="005A07B0" w:rsidP="00AE5524" w:rsidRDefault="005A07B0" w14:paraId="46775FFD" w14:textId="77777777"/>
    <w:p w:rsidR="005A07B0" w:rsidP="00AE5524" w:rsidRDefault="005A07B0" w14:paraId="46776013" w14:textId="77777777"/>
    <w:p w:rsidR="005A07B0" w:rsidP="00AE5524" w:rsidRDefault="00C84633" w14:paraId="46776014" w14:textId="322F9F3D">
      <w:r w:rsidRPr="7C15921F">
        <w:rPr>
          <w:lang w:val="en-US"/>
        </w:rPr>
        <w:t xml:space="preserve">In such case, map the </w:t>
      </w:r>
      <w:r w:rsidRPr="7C15921F" w:rsidR="00080B09">
        <w:rPr>
          <w:lang w:val="en-US"/>
        </w:rPr>
        <w:t>Raw score (</w:t>
      </w:r>
      <w:r w:rsidRPr="7C15921F">
        <w:rPr>
          <w:lang w:val="en-US"/>
        </w:rPr>
        <w:t>stanines</w:t>
      </w:r>
      <w:r w:rsidRPr="7C15921F" w:rsidR="00080B09">
        <w:rPr>
          <w:lang w:val="en-US"/>
        </w:rPr>
        <w:t>)</w:t>
      </w:r>
      <w:r w:rsidRPr="7C15921F">
        <w:rPr>
          <w:lang w:val="en-US"/>
        </w:rPr>
        <w:t xml:space="preserve"> of </w:t>
      </w:r>
      <w:r w:rsidRPr="7C15921F" w:rsidR="00080B09">
        <w:rPr>
          <w:lang w:val="en-US"/>
        </w:rPr>
        <w:t>Intelligence types</w:t>
      </w:r>
      <w:r w:rsidRPr="7C15921F">
        <w:rPr>
          <w:lang w:val="en-US"/>
        </w:rPr>
        <w:t xml:space="preserve"> to</w:t>
      </w:r>
      <w:r w:rsidRPr="7C15921F" w:rsidR="005C55B2">
        <w:rPr>
          <w:lang w:val="en-US"/>
        </w:rPr>
        <w:t xml:space="preserve"> </w:t>
      </w:r>
      <w:r w:rsidRPr="7C15921F" w:rsidR="005C55B2">
        <w:rPr>
          <w:b/>
          <w:bCs/>
          <w:lang w:val="en-US"/>
        </w:rPr>
        <w:t>Top 3</w:t>
      </w:r>
      <w:r w:rsidRPr="7C15921F">
        <w:rPr>
          <w:b/>
          <w:bCs/>
          <w:lang w:val="en-US"/>
        </w:rPr>
        <w:t xml:space="preserve"> </w:t>
      </w:r>
      <w:r w:rsidRPr="7C15921F" w:rsidR="005C55B2">
        <w:rPr>
          <w:b/>
          <w:bCs/>
          <w:lang w:val="en-US"/>
        </w:rPr>
        <w:t xml:space="preserve">personality traits identified in </w:t>
      </w:r>
      <w:r w:rsidRPr="7C15921F" w:rsidR="00675E00">
        <w:rPr>
          <w:b/>
          <w:bCs/>
          <w:lang w:val="en-US"/>
        </w:rPr>
        <w:t>the SECTION 1</w:t>
      </w:r>
      <w:r w:rsidRPr="7C15921F">
        <w:rPr>
          <w:lang w:val="en-US"/>
        </w:rPr>
        <w:t xml:space="preserve"> based on the following mapping:</w:t>
      </w:r>
    </w:p>
    <w:p w:rsidR="005A07B0" w:rsidP="00AE5524" w:rsidRDefault="005A07B0" w14:paraId="46776015" w14:textId="77777777"/>
    <w:p w:rsidR="005A07B0" w:rsidP="00AE5524" w:rsidRDefault="00E61A49" w14:paraId="46776016" w14:textId="62B0EFB3">
      <w:pPr>
        <w:pStyle w:val="Heading3"/>
      </w:pPr>
      <w:bookmarkStart w:name="_ldix2fey23xz" w:colFirst="0" w:colLast="0" w:id="6"/>
      <w:bookmarkEnd w:id="6"/>
      <w:r>
        <w:t>Intelligence Score</w:t>
      </w:r>
      <w:r w:rsidR="00C84633">
        <w:t xml:space="preserve"> to </w:t>
      </w:r>
      <w:r>
        <w:t xml:space="preserve">Personality </w:t>
      </w:r>
      <w:r w:rsidR="00C84633">
        <w:t>Scores Mapping</w:t>
      </w:r>
    </w:p>
    <w:p w:rsidR="005A07B0" w:rsidP="00AE5524" w:rsidRDefault="005A07B0" w14:paraId="46776017" w14:textId="77777777">
      <w:pPr>
        <w:rPr>
          <w:b/>
        </w:rPr>
      </w:pPr>
    </w:p>
    <w:p w:rsidRPr="00C7295C" w:rsidR="00C7295C" w:rsidP="00AE5524" w:rsidRDefault="00C84633" w14:paraId="3518EF67" w14:textId="366679AC">
      <w:pPr>
        <w:numPr>
          <w:ilvl w:val="0"/>
          <w:numId w:val="6"/>
        </w:numPr>
      </w:pPr>
      <w:r>
        <w:rPr>
          <w:rFonts w:ascii="Arial Unicode MS" w:hAnsi="Arial Unicode MS" w:eastAsia="Arial Unicode MS" w:cs="Arial Unicode MS"/>
        </w:rPr>
        <w:t>Bodily-Kinesthetic,</w:t>
      </w:r>
      <w:r w:rsidRPr="00C7295C" w:rsidR="00C7295C">
        <w:rPr>
          <w:rFonts w:ascii="Arial Unicode MS" w:hAnsi="Arial Unicode MS" w:eastAsia="Arial Unicode MS" w:cs="Arial Unicode MS"/>
        </w:rPr>
        <w:t xml:space="preserve"> </w:t>
      </w:r>
      <w:r w:rsidR="00C7295C">
        <w:rPr>
          <w:rFonts w:ascii="Arial Unicode MS" w:hAnsi="Arial Unicode MS" w:eastAsia="Arial Unicode MS" w:cs="Arial Unicode MS"/>
        </w:rPr>
        <w:t>→ Realistic</w:t>
      </w:r>
    </w:p>
    <w:p w:rsidR="005A07B0" w:rsidP="00AE5524" w:rsidRDefault="00C84633" w14:paraId="46776018" w14:textId="18A50FF9">
      <w:pPr>
        <w:numPr>
          <w:ilvl w:val="0"/>
          <w:numId w:val="6"/>
        </w:numPr>
      </w:pPr>
      <w:r>
        <w:rPr>
          <w:rFonts w:ascii="Arial Unicode MS" w:hAnsi="Arial Unicode MS" w:eastAsia="Arial Unicode MS" w:cs="Arial Unicode MS"/>
        </w:rPr>
        <w:t>Naturalistic</w:t>
      </w:r>
      <w:r w:rsidR="00C57244">
        <w:rPr>
          <w:rFonts w:ascii="Arial Unicode MS" w:hAnsi="Arial Unicode MS" w:eastAsia="Arial Unicode MS" w:cs="Arial Unicode MS"/>
        </w:rPr>
        <w:t>→ Realistic</w:t>
      </w:r>
    </w:p>
    <w:p w:rsidR="005A07B0" w:rsidP="00AE5524" w:rsidRDefault="00C84633" w14:paraId="46776019" w14:textId="778F5D35">
      <w:pPr>
        <w:numPr>
          <w:ilvl w:val="0"/>
          <w:numId w:val="6"/>
        </w:numPr>
      </w:pPr>
      <w:r>
        <w:rPr>
          <w:rFonts w:ascii="Arial Unicode MS" w:hAnsi="Arial Unicode MS" w:eastAsia="Arial Unicode MS" w:cs="Arial Unicode MS"/>
        </w:rPr>
        <w:t>Intrapersonal</w:t>
      </w:r>
      <w:r w:rsidRPr="00C57244" w:rsidR="00C57244">
        <w:rPr>
          <w:rFonts w:ascii="Arial Unicode MS" w:hAnsi="Arial Unicode MS" w:eastAsia="Arial Unicode MS" w:cs="Arial Unicode MS"/>
        </w:rPr>
        <w:t xml:space="preserve"> </w:t>
      </w:r>
      <w:r w:rsidR="00C57244">
        <w:rPr>
          <w:rFonts w:ascii="Arial Unicode MS" w:hAnsi="Arial Unicode MS" w:eastAsia="Arial Unicode MS" w:cs="Arial Unicode MS"/>
        </w:rPr>
        <w:t xml:space="preserve">→Conventional </w:t>
      </w:r>
    </w:p>
    <w:p w:rsidR="005A07B0" w:rsidP="00AE5524" w:rsidRDefault="00C84633" w14:paraId="4677601A" w14:textId="56CDBCF7">
      <w:pPr>
        <w:numPr>
          <w:ilvl w:val="0"/>
          <w:numId w:val="6"/>
        </w:numPr>
      </w:pPr>
      <w:r>
        <w:rPr>
          <w:rFonts w:ascii="Arial Unicode MS" w:hAnsi="Arial Unicode MS" w:eastAsia="Arial Unicode MS" w:cs="Arial Unicode MS"/>
        </w:rPr>
        <w:t>Interpersonal</w:t>
      </w:r>
      <w:r w:rsidR="00FE32FD">
        <w:rPr>
          <w:rFonts w:ascii="Arial Unicode MS" w:hAnsi="Arial Unicode MS" w:eastAsia="Arial Unicode MS" w:cs="Arial Unicode MS"/>
        </w:rPr>
        <w:t xml:space="preserve">, </w:t>
      </w:r>
      <w:r w:rsidR="00EE5645">
        <w:rPr>
          <w:rFonts w:ascii="Arial Unicode MS" w:hAnsi="Arial Unicode MS" w:eastAsia="Arial Unicode MS" w:cs="Arial Unicode MS"/>
        </w:rPr>
        <w:t>→</w:t>
      </w:r>
      <w:r w:rsidR="00C57244">
        <w:rPr>
          <w:rFonts w:ascii="Arial Unicode MS" w:hAnsi="Arial Unicode MS" w:eastAsia="Arial Unicode MS" w:cs="Arial Unicode MS"/>
        </w:rPr>
        <w:t>Social</w:t>
      </w:r>
      <w:r w:rsidR="006455EA">
        <w:rPr>
          <w:rFonts w:ascii="Arial Unicode MS" w:hAnsi="Arial Unicode MS" w:eastAsia="Arial Unicode MS" w:cs="Arial Unicode MS"/>
        </w:rPr>
        <w:t>, Enterprising</w:t>
      </w:r>
      <w:r w:rsidR="00C57244">
        <w:rPr>
          <w:rFonts w:ascii="Arial Unicode MS" w:hAnsi="Arial Unicode MS" w:eastAsia="Arial Unicode MS" w:cs="Arial Unicode MS"/>
        </w:rPr>
        <w:t xml:space="preserve"> </w:t>
      </w:r>
    </w:p>
    <w:p w:rsidR="005A07B0" w:rsidP="00AE5524" w:rsidRDefault="006455EA" w14:paraId="4677601B" w14:textId="7A5DC9D4">
      <w:pPr>
        <w:numPr>
          <w:ilvl w:val="0"/>
          <w:numId w:val="6"/>
        </w:numPr>
      </w:pPr>
      <w:r>
        <w:rPr>
          <w:rFonts w:ascii="Arial Unicode MS" w:hAnsi="Arial Unicode MS" w:eastAsia="Arial Unicode MS" w:cs="Arial Unicode MS"/>
        </w:rPr>
        <w:t>Linguistic</w:t>
      </w:r>
      <w:r w:rsidR="00EE5645">
        <w:rPr>
          <w:rFonts w:ascii="Arial Unicode MS" w:hAnsi="Arial Unicode MS" w:eastAsia="Arial Unicode MS" w:cs="Arial Unicode MS"/>
        </w:rPr>
        <w:t xml:space="preserve"> →</w:t>
      </w:r>
      <w:r>
        <w:rPr>
          <w:rFonts w:ascii="Arial Unicode MS" w:hAnsi="Arial Unicode MS" w:eastAsia="Arial Unicode MS" w:cs="Arial Unicode MS"/>
        </w:rPr>
        <w:t>Social</w:t>
      </w:r>
    </w:p>
    <w:p w:rsidR="005A07B0" w:rsidP="00AE5524" w:rsidRDefault="00C84633" w14:paraId="4677601C" w14:textId="65CE4F35">
      <w:pPr>
        <w:numPr>
          <w:ilvl w:val="0"/>
          <w:numId w:val="6"/>
        </w:numPr>
      </w:pPr>
      <w:r>
        <w:rPr>
          <w:rFonts w:ascii="Arial Unicode MS" w:hAnsi="Arial Unicode MS" w:eastAsia="Arial Unicode MS" w:cs="Arial Unicode MS"/>
        </w:rPr>
        <w:t>Logical-Mathematical</w:t>
      </w:r>
      <w:r w:rsidRPr="00133A38" w:rsidR="00133A38">
        <w:rPr>
          <w:rFonts w:ascii="Arial Unicode MS" w:hAnsi="Arial Unicode MS" w:eastAsia="Arial Unicode MS" w:cs="Arial Unicode MS"/>
        </w:rPr>
        <w:t xml:space="preserve"> </w:t>
      </w:r>
      <w:r w:rsidR="00133A38">
        <w:rPr>
          <w:rFonts w:ascii="Arial Unicode MS" w:hAnsi="Arial Unicode MS" w:eastAsia="Arial Unicode MS" w:cs="Arial Unicode MS"/>
        </w:rPr>
        <w:t xml:space="preserve">→Investigative </w:t>
      </w:r>
    </w:p>
    <w:p w:rsidRPr="00E126ED" w:rsidR="00E126ED" w:rsidP="00AE5524" w:rsidRDefault="00C84633" w14:paraId="22EC02CD" w14:textId="2F5E18A1">
      <w:pPr>
        <w:numPr>
          <w:ilvl w:val="0"/>
          <w:numId w:val="6"/>
        </w:numPr>
      </w:pPr>
      <w:r>
        <w:rPr>
          <w:rFonts w:ascii="Arial Unicode MS" w:hAnsi="Arial Unicode MS" w:eastAsia="Arial Unicode MS" w:cs="Arial Unicode MS"/>
        </w:rPr>
        <w:t xml:space="preserve">Musical </w:t>
      </w:r>
      <w:r w:rsidR="00E126ED">
        <w:rPr>
          <w:rFonts w:ascii="Arial Unicode MS" w:hAnsi="Arial Unicode MS" w:eastAsia="Arial Unicode MS" w:cs="Arial Unicode MS"/>
        </w:rPr>
        <w:t xml:space="preserve">→Artistic </w:t>
      </w:r>
    </w:p>
    <w:p w:rsidRPr="00E126ED" w:rsidR="005A07B0" w:rsidP="00AE5524" w:rsidRDefault="00C84633" w14:paraId="4677601D" w14:textId="04F0BF6A">
      <w:pPr>
        <w:numPr>
          <w:ilvl w:val="0"/>
          <w:numId w:val="6"/>
        </w:numPr>
      </w:pPr>
      <w:r>
        <w:rPr>
          <w:rFonts w:ascii="Arial Unicode MS" w:hAnsi="Arial Unicode MS" w:eastAsia="Arial Unicode MS" w:cs="Arial Unicode MS"/>
        </w:rPr>
        <w:t>Spatial-Visual</w:t>
      </w:r>
      <w:r w:rsidRPr="00133A38" w:rsidR="00133A38">
        <w:rPr>
          <w:rFonts w:ascii="Arial Unicode MS" w:hAnsi="Arial Unicode MS" w:eastAsia="Arial Unicode MS" w:cs="Arial Unicode MS"/>
        </w:rPr>
        <w:t xml:space="preserve"> </w:t>
      </w:r>
      <w:r w:rsidR="00133A38">
        <w:rPr>
          <w:rFonts w:ascii="Arial Unicode MS" w:hAnsi="Arial Unicode MS" w:eastAsia="Arial Unicode MS" w:cs="Arial Unicode MS"/>
        </w:rPr>
        <w:t xml:space="preserve">→Artistic </w:t>
      </w:r>
    </w:p>
    <w:p w:rsidRPr="00133A38" w:rsidR="00E126ED" w:rsidP="00AE5524" w:rsidRDefault="00E126ED" w14:paraId="40599A69" w14:textId="77777777">
      <w:pPr>
        <w:ind w:left="720"/>
      </w:pPr>
    </w:p>
    <w:p w:rsidR="005A07B0" w:rsidP="00AE5524" w:rsidRDefault="00D03B10" w14:paraId="4677601E" w14:textId="366C7654">
      <w:pPr>
        <w:spacing w:before="240" w:after="240"/>
      </w:pPr>
      <w:r w:rsidRPr="7C15921F">
        <w:rPr>
          <w:lang w:val="en-US"/>
        </w:rPr>
        <w:t>In Section 1</w:t>
      </w:r>
      <w:r w:rsidRPr="7C15921F" w:rsidR="008A28E5">
        <w:rPr>
          <w:lang w:val="en-US"/>
        </w:rPr>
        <w:t xml:space="preserve">, </w:t>
      </w:r>
      <w:r w:rsidRPr="7C15921F" w:rsidR="00734120">
        <w:rPr>
          <w:lang w:val="en-US"/>
        </w:rPr>
        <w:t>A</w:t>
      </w:r>
      <w:r w:rsidRPr="7C15921F" w:rsidR="001E6AC2">
        <w:rPr>
          <w:lang w:val="en-US"/>
        </w:rPr>
        <w:t xml:space="preserve">ssume </w:t>
      </w:r>
      <w:r w:rsidRPr="7C15921F" w:rsidR="00FE5EB6">
        <w:rPr>
          <w:lang w:val="en-US"/>
        </w:rPr>
        <w:t>top 3 personality traits are identified</w:t>
      </w:r>
      <w:r w:rsidRPr="7C15921F" w:rsidR="001E6AC2">
        <w:rPr>
          <w:lang w:val="en-US"/>
        </w:rPr>
        <w:t xml:space="preserve"> are Social, Enterprising and Investigative</w:t>
      </w:r>
      <w:r w:rsidRPr="7C15921F" w:rsidR="00FE5EB6">
        <w:rPr>
          <w:lang w:val="en-US"/>
        </w:rPr>
        <w:t xml:space="preserve">. </w:t>
      </w:r>
      <w:r w:rsidRPr="7C15921F" w:rsidR="00C84633">
        <w:rPr>
          <w:lang w:val="en-US"/>
        </w:rPr>
        <w:t xml:space="preserve">Hence, the mapping for </w:t>
      </w:r>
      <w:r w:rsidRPr="7C15921F" w:rsidR="00C84633">
        <w:rPr>
          <w:b/>
          <w:bCs/>
          <w:lang w:val="en-US"/>
        </w:rPr>
        <w:t>Student A</w:t>
      </w:r>
      <w:r w:rsidRPr="7C15921F" w:rsidR="00C84633">
        <w:rPr>
          <w:lang w:val="en-US"/>
        </w:rPr>
        <w:t xml:space="preserve"> will</w:t>
      </w:r>
      <w:r w:rsidRPr="7C15921F" w:rsidR="00E4523A">
        <w:rPr>
          <w:lang w:val="en-US"/>
        </w:rPr>
        <w:t xml:space="preserve"> include only those three traits and</w:t>
      </w:r>
      <w:r w:rsidRPr="7C15921F" w:rsidR="00C84633">
        <w:rPr>
          <w:lang w:val="en-US"/>
        </w:rPr>
        <w:t xml:space="preserve"> become as follows:</w:t>
      </w:r>
    </w:p>
    <w:tbl>
      <w:tblPr>
        <w:tblStyle w:val="a4"/>
        <w:tblW w:w="8484" w:type="dxa"/>
        <w:jc w:val="center"/>
        <w:tblBorders>
          <w:top w:val="nil"/>
          <w:left w:val="nil"/>
          <w:bottom w:val="nil"/>
          <w:right w:val="nil"/>
          <w:insideH w:val="nil"/>
          <w:insideV w:val="nil"/>
        </w:tblBorders>
        <w:tblLayout w:type="fixed"/>
        <w:tblLook w:val="0600" w:firstRow="0" w:lastRow="0" w:firstColumn="0" w:lastColumn="0" w:noHBand="1" w:noVBand="1"/>
      </w:tblPr>
      <w:tblGrid>
        <w:gridCol w:w="2121"/>
        <w:gridCol w:w="2121"/>
        <w:gridCol w:w="2121"/>
        <w:gridCol w:w="2121"/>
      </w:tblGrid>
      <w:tr w:rsidR="001E6AC2" w:rsidTr="001E6AC2" w14:paraId="46776023" w14:textId="4373ABFC">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1E6AC2" w:rsidP="00AE5524" w:rsidRDefault="001E6AC2" w14:paraId="0A745638" w14:textId="6785E0BB">
            <w:pPr>
              <w:widowControl w:val="0"/>
              <w:jc w:val="center"/>
              <w:rPr>
                <w:b/>
                <w:sz w:val="20"/>
                <w:szCs w:val="20"/>
              </w:rPr>
            </w:pPr>
            <w:r>
              <w:rPr>
                <w:b/>
                <w:sz w:val="20"/>
                <w:szCs w:val="20"/>
              </w:rPr>
              <w:t>Intelligence Type</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20" w14:textId="5B59FC33">
            <w:pPr>
              <w:widowControl w:val="0"/>
              <w:jc w:val="center"/>
              <w:rPr>
                <w:sz w:val="20"/>
                <w:szCs w:val="20"/>
              </w:rPr>
            </w:pPr>
            <w:r>
              <w:rPr>
                <w:b/>
                <w:sz w:val="20"/>
                <w:szCs w:val="20"/>
              </w:rPr>
              <w:t>Intelligence Score</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21" w14:textId="6BF79A94">
            <w:pPr>
              <w:widowControl w:val="0"/>
              <w:jc w:val="center"/>
              <w:rPr>
                <w:sz w:val="20"/>
                <w:szCs w:val="20"/>
              </w:rPr>
            </w:pPr>
            <w:r>
              <w:rPr>
                <w:b/>
                <w:sz w:val="20"/>
                <w:szCs w:val="20"/>
              </w:rPr>
              <w:t>Personality Trait</w:t>
            </w:r>
          </w:p>
        </w:tc>
        <w:tc>
          <w:tcPr>
            <w:tcW w:w="2121" w:type="dxa"/>
            <w:tcBorders>
              <w:top w:val="single" w:color="CCCCCC" w:sz="6" w:space="0"/>
              <w:left w:val="single" w:color="CCCCCC" w:sz="6" w:space="0"/>
              <w:bottom w:val="single" w:color="CCCCCC" w:sz="6" w:space="0"/>
              <w:right w:val="single" w:color="CCCCCC" w:sz="6" w:space="0"/>
            </w:tcBorders>
          </w:tcPr>
          <w:p w:rsidR="001E6AC2" w:rsidP="00AE5524" w:rsidRDefault="001E6AC2" w14:paraId="4799C647" w14:textId="0CE559DC">
            <w:pPr>
              <w:widowControl w:val="0"/>
              <w:jc w:val="center"/>
              <w:rPr>
                <w:b/>
                <w:sz w:val="20"/>
                <w:szCs w:val="20"/>
              </w:rPr>
            </w:pPr>
            <w:r>
              <w:rPr>
                <w:b/>
                <w:sz w:val="20"/>
                <w:szCs w:val="20"/>
              </w:rPr>
              <w:t>Personality St</w:t>
            </w:r>
            <w:r w:rsidR="00734120">
              <w:rPr>
                <w:b/>
                <w:sz w:val="20"/>
                <w:szCs w:val="20"/>
              </w:rPr>
              <w:t>anine</w:t>
            </w:r>
          </w:p>
        </w:tc>
      </w:tr>
      <w:tr w:rsidR="001E6AC2" w:rsidTr="001E6AC2" w14:paraId="46776028" w14:textId="744D9C5F">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1E6AC2" w:rsidP="00AE5524" w:rsidRDefault="001E6AC2" w14:paraId="6278E7B9" w14:textId="160B59B3">
            <w:pPr>
              <w:widowControl w:val="0"/>
              <w:jc w:val="right"/>
              <w:rPr>
                <w:sz w:val="20"/>
                <w:szCs w:val="20"/>
              </w:rPr>
            </w:pPr>
            <w:r>
              <w:rPr>
                <w:sz w:val="20"/>
                <w:szCs w:val="20"/>
              </w:rPr>
              <w:t>Bodily-Kinesthetic</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25" w14:textId="281633C8">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26" w14:textId="57793453">
            <w:pPr>
              <w:widowControl w:val="0"/>
              <w:rPr>
                <w:sz w:val="20"/>
                <w:szCs w:val="20"/>
              </w:rPr>
            </w:pPr>
          </w:p>
        </w:tc>
        <w:tc>
          <w:tcPr>
            <w:tcW w:w="2121" w:type="dxa"/>
            <w:tcBorders>
              <w:top w:val="single" w:color="CCCCCC" w:sz="6" w:space="0"/>
              <w:left w:val="single" w:color="CCCCCC" w:sz="6" w:space="0"/>
              <w:bottom w:val="single" w:color="CCCCCC" w:sz="6" w:space="0"/>
              <w:right w:val="single" w:color="CCCCCC" w:sz="6" w:space="0"/>
            </w:tcBorders>
          </w:tcPr>
          <w:p w:rsidR="001E6AC2" w:rsidP="00AE5524" w:rsidRDefault="001E6AC2" w14:paraId="6074DD19" w14:textId="77777777">
            <w:pPr>
              <w:widowControl w:val="0"/>
              <w:rPr>
                <w:sz w:val="20"/>
                <w:szCs w:val="20"/>
              </w:rPr>
            </w:pPr>
          </w:p>
        </w:tc>
      </w:tr>
      <w:tr w:rsidR="001E6AC2" w:rsidTr="001E6AC2" w14:paraId="4677602D" w14:textId="71E52FE5">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1E6AC2" w:rsidP="00AE5524" w:rsidRDefault="001E6AC2" w14:paraId="2169AF26" w14:textId="303B689D">
            <w:pPr>
              <w:widowControl w:val="0"/>
              <w:jc w:val="right"/>
              <w:rPr>
                <w:sz w:val="20"/>
                <w:szCs w:val="20"/>
              </w:rPr>
            </w:pPr>
            <w:r>
              <w:rPr>
                <w:sz w:val="20"/>
                <w:szCs w:val="20"/>
              </w:rPr>
              <w:t>Naturalistic</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2A" w14:textId="08F37D71">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2B" w14:textId="6005BEE5">
            <w:pPr>
              <w:widowControl w:val="0"/>
              <w:rPr>
                <w:sz w:val="20"/>
                <w:szCs w:val="20"/>
              </w:rPr>
            </w:pPr>
          </w:p>
        </w:tc>
        <w:tc>
          <w:tcPr>
            <w:tcW w:w="2121" w:type="dxa"/>
            <w:tcBorders>
              <w:top w:val="single" w:color="CCCCCC" w:sz="6" w:space="0"/>
              <w:left w:val="single" w:color="CCCCCC" w:sz="6" w:space="0"/>
              <w:bottom w:val="single" w:color="CCCCCC" w:sz="6" w:space="0"/>
              <w:right w:val="single" w:color="CCCCCC" w:sz="6" w:space="0"/>
            </w:tcBorders>
          </w:tcPr>
          <w:p w:rsidR="001E6AC2" w:rsidP="00AE5524" w:rsidRDefault="001E6AC2" w14:paraId="006B46A7" w14:textId="77777777">
            <w:pPr>
              <w:widowControl w:val="0"/>
              <w:rPr>
                <w:sz w:val="20"/>
                <w:szCs w:val="20"/>
              </w:rPr>
            </w:pPr>
          </w:p>
        </w:tc>
      </w:tr>
      <w:tr w:rsidR="001E6AC2" w:rsidTr="001E6AC2" w14:paraId="46776032" w14:textId="7928985B">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1E6AC2" w:rsidP="00AE5524" w:rsidRDefault="001E6AC2" w14:paraId="62071E8E" w14:textId="70A3EB80">
            <w:pPr>
              <w:widowControl w:val="0"/>
              <w:jc w:val="right"/>
              <w:rPr>
                <w:sz w:val="20"/>
                <w:szCs w:val="20"/>
              </w:rPr>
            </w:pPr>
            <w:r>
              <w:rPr>
                <w:sz w:val="20"/>
                <w:szCs w:val="20"/>
              </w:rPr>
              <w:t>Intrapersonal</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2F" w14:textId="36E376D6">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30" w14:textId="760E909D">
            <w:pPr>
              <w:widowControl w:val="0"/>
              <w:rPr>
                <w:sz w:val="20"/>
                <w:szCs w:val="20"/>
              </w:rPr>
            </w:pPr>
          </w:p>
        </w:tc>
        <w:tc>
          <w:tcPr>
            <w:tcW w:w="2121" w:type="dxa"/>
            <w:tcBorders>
              <w:top w:val="single" w:color="CCCCCC" w:sz="6" w:space="0"/>
              <w:left w:val="single" w:color="CCCCCC" w:sz="6" w:space="0"/>
              <w:bottom w:val="single" w:color="CCCCCC" w:sz="6" w:space="0"/>
              <w:right w:val="single" w:color="CCCCCC" w:sz="6" w:space="0"/>
            </w:tcBorders>
          </w:tcPr>
          <w:p w:rsidR="001E6AC2" w:rsidP="00AE5524" w:rsidRDefault="001E6AC2" w14:paraId="2569C742" w14:textId="77777777">
            <w:pPr>
              <w:widowControl w:val="0"/>
              <w:rPr>
                <w:sz w:val="20"/>
                <w:szCs w:val="20"/>
              </w:rPr>
            </w:pPr>
          </w:p>
        </w:tc>
      </w:tr>
      <w:tr w:rsidR="001E6AC2" w:rsidTr="001E6AC2" w14:paraId="46776037" w14:textId="302C35C5">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001E6AC2" w:rsidP="00AE5524" w:rsidRDefault="001E6AC2" w14:paraId="1C308CCE" w14:textId="5B8E90A0">
            <w:pPr>
              <w:widowControl w:val="0"/>
              <w:jc w:val="right"/>
              <w:rPr>
                <w:sz w:val="20"/>
                <w:szCs w:val="20"/>
              </w:rPr>
            </w:pPr>
            <w:r>
              <w:rPr>
                <w:sz w:val="20"/>
                <w:szCs w:val="20"/>
              </w:rPr>
              <w:t>Interpersonal</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1E6AC2" w:rsidP="00AE5524" w:rsidRDefault="001E6AC2" w14:paraId="46776034" w14:textId="3476DD09">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1E6AC2" w:rsidP="00AE5524" w:rsidRDefault="001E6AC2" w14:paraId="46776035" w14:textId="6562DECB">
            <w:pPr>
              <w:widowControl w:val="0"/>
              <w:rPr>
                <w:sz w:val="20"/>
                <w:szCs w:val="20"/>
              </w:rPr>
            </w:pPr>
            <w:r>
              <w:rPr>
                <w:sz w:val="20"/>
                <w:szCs w:val="20"/>
              </w:rPr>
              <w:t>Social, Enterprising</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1E6AC2" w:rsidP="00AE5524" w:rsidRDefault="00734120" w14:paraId="2B17A5E0" w14:textId="26772DCE">
            <w:pPr>
              <w:widowControl w:val="0"/>
              <w:rPr>
                <w:sz w:val="20"/>
                <w:szCs w:val="20"/>
              </w:rPr>
            </w:pPr>
            <w:r>
              <w:rPr>
                <w:sz w:val="20"/>
                <w:szCs w:val="20"/>
              </w:rPr>
              <w:t>7,8</w:t>
            </w:r>
          </w:p>
        </w:tc>
      </w:tr>
      <w:tr w:rsidR="001E6AC2" w:rsidTr="001E6AC2" w14:paraId="4677603C" w14:textId="296F7C6F">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001E6AC2" w:rsidP="00AE5524" w:rsidRDefault="001E6AC2" w14:paraId="64674BBC" w14:textId="0945831C">
            <w:pPr>
              <w:widowControl w:val="0"/>
              <w:jc w:val="right"/>
              <w:rPr>
                <w:sz w:val="20"/>
                <w:szCs w:val="20"/>
              </w:rPr>
            </w:pPr>
            <w:r>
              <w:rPr>
                <w:sz w:val="20"/>
                <w:szCs w:val="20"/>
              </w:rPr>
              <w:t>Linguistic</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1E6AC2" w:rsidP="00AE5524" w:rsidRDefault="001E6AC2" w14:paraId="46776039" w14:textId="207E325A">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1E6AC2" w:rsidP="00AE5524" w:rsidRDefault="001E6AC2" w14:paraId="4677603A" w14:textId="00C85D41">
            <w:pPr>
              <w:widowControl w:val="0"/>
              <w:rPr>
                <w:sz w:val="20"/>
                <w:szCs w:val="20"/>
              </w:rPr>
            </w:pPr>
            <w:r>
              <w:rPr>
                <w:sz w:val="20"/>
                <w:szCs w:val="20"/>
              </w:rPr>
              <w:t>Social</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1E6AC2" w:rsidP="00AE5524" w:rsidRDefault="00734120" w14:paraId="3505858B" w14:textId="1B89BE7B">
            <w:pPr>
              <w:widowControl w:val="0"/>
              <w:rPr>
                <w:sz w:val="20"/>
                <w:szCs w:val="20"/>
              </w:rPr>
            </w:pPr>
            <w:r>
              <w:rPr>
                <w:sz w:val="20"/>
                <w:szCs w:val="20"/>
              </w:rPr>
              <w:t>7</w:t>
            </w:r>
          </w:p>
        </w:tc>
      </w:tr>
      <w:tr w:rsidR="001E6AC2" w:rsidTr="001E6AC2" w14:paraId="46776041" w14:textId="70D8BD52">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001E6AC2" w:rsidP="00AE5524" w:rsidRDefault="001E6AC2" w14:paraId="29675F84" w14:textId="016B94AF">
            <w:pPr>
              <w:widowControl w:val="0"/>
              <w:jc w:val="right"/>
              <w:rPr>
                <w:sz w:val="20"/>
                <w:szCs w:val="20"/>
              </w:rPr>
            </w:pPr>
            <w:r>
              <w:rPr>
                <w:sz w:val="20"/>
                <w:szCs w:val="20"/>
              </w:rPr>
              <w:t>Logical-Mathematical</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1E6AC2" w:rsidP="00AE5524" w:rsidRDefault="001E6AC2" w14:paraId="4677603E" w14:textId="53B31046">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1E6AC2" w:rsidP="00AE5524" w:rsidRDefault="001E6AC2" w14:paraId="4677603F" w14:textId="6A1F4AD4">
            <w:pPr>
              <w:widowControl w:val="0"/>
              <w:rPr>
                <w:sz w:val="20"/>
                <w:szCs w:val="20"/>
              </w:rPr>
            </w:pPr>
            <w:r>
              <w:rPr>
                <w:sz w:val="20"/>
                <w:szCs w:val="20"/>
              </w:rPr>
              <w:t>Investigative</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1E6AC2" w:rsidP="00AE5524" w:rsidRDefault="00734120" w14:paraId="45E3ED12" w14:textId="0E5D2C22">
            <w:pPr>
              <w:widowControl w:val="0"/>
              <w:rPr>
                <w:sz w:val="20"/>
                <w:szCs w:val="20"/>
              </w:rPr>
            </w:pPr>
            <w:r>
              <w:rPr>
                <w:sz w:val="20"/>
                <w:szCs w:val="20"/>
              </w:rPr>
              <w:t>6</w:t>
            </w:r>
          </w:p>
        </w:tc>
      </w:tr>
      <w:tr w:rsidR="001E6AC2" w:rsidTr="001E6AC2" w14:paraId="46776046" w14:textId="7444AA8A">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1E6AC2" w:rsidP="00AE5524" w:rsidRDefault="001E6AC2" w14:paraId="05EF2461" w14:textId="1733ABCF">
            <w:pPr>
              <w:widowControl w:val="0"/>
              <w:jc w:val="right"/>
              <w:rPr>
                <w:sz w:val="20"/>
                <w:szCs w:val="20"/>
              </w:rPr>
            </w:pPr>
            <w:r>
              <w:rPr>
                <w:sz w:val="20"/>
                <w:szCs w:val="20"/>
              </w:rPr>
              <w:t>Musical</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43" w14:textId="008F3551">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44" w14:textId="1D022B5B">
            <w:pPr>
              <w:widowControl w:val="0"/>
              <w:rPr>
                <w:sz w:val="20"/>
                <w:szCs w:val="20"/>
              </w:rPr>
            </w:pPr>
          </w:p>
        </w:tc>
        <w:tc>
          <w:tcPr>
            <w:tcW w:w="2121" w:type="dxa"/>
            <w:tcBorders>
              <w:top w:val="single" w:color="CCCCCC" w:sz="6" w:space="0"/>
              <w:left w:val="single" w:color="CCCCCC" w:sz="6" w:space="0"/>
              <w:bottom w:val="single" w:color="CCCCCC" w:sz="6" w:space="0"/>
              <w:right w:val="single" w:color="CCCCCC" w:sz="6" w:space="0"/>
            </w:tcBorders>
          </w:tcPr>
          <w:p w:rsidR="001E6AC2" w:rsidP="00AE5524" w:rsidRDefault="001E6AC2" w14:paraId="094F6BEB" w14:textId="77777777">
            <w:pPr>
              <w:widowControl w:val="0"/>
              <w:rPr>
                <w:sz w:val="20"/>
                <w:szCs w:val="20"/>
              </w:rPr>
            </w:pPr>
          </w:p>
        </w:tc>
      </w:tr>
      <w:tr w:rsidR="001E6AC2" w:rsidTr="001E6AC2" w14:paraId="4677604B" w14:textId="70C92150">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1E6AC2" w:rsidP="00AE5524" w:rsidRDefault="001E6AC2" w14:paraId="15540CA0" w14:textId="3452DA73">
            <w:pPr>
              <w:widowControl w:val="0"/>
              <w:jc w:val="right"/>
              <w:rPr>
                <w:sz w:val="20"/>
                <w:szCs w:val="20"/>
              </w:rPr>
            </w:pPr>
            <w:r>
              <w:rPr>
                <w:sz w:val="20"/>
                <w:szCs w:val="20"/>
              </w:rPr>
              <w:t>Spatial-Visual</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48" w14:textId="052C74FB">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1E6AC2" w:rsidP="00AE5524" w:rsidRDefault="001E6AC2" w14:paraId="46776049" w14:textId="4AC1545E">
            <w:pPr>
              <w:widowControl w:val="0"/>
              <w:rPr>
                <w:sz w:val="20"/>
                <w:szCs w:val="20"/>
              </w:rPr>
            </w:pPr>
          </w:p>
        </w:tc>
        <w:tc>
          <w:tcPr>
            <w:tcW w:w="2121" w:type="dxa"/>
            <w:tcBorders>
              <w:top w:val="single" w:color="CCCCCC" w:sz="6" w:space="0"/>
              <w:left w:val="single" w:color="CCCCCC" w:sz="6" w:space="0"/>
              <w:bottom w:val="single" w:color="CCCCCC" w:sz="6" w:space="0"/>
              <w:right w:val="single" w:color="CCCCCC" w:sz="6" w:space="0"/>
            </w:tcBorders>
          </w:tcPr>
          <w:p w:rsidR="001E6AC2" w:rsidP="00AE5524" w:rsidRDefault="001E6AC2" w14:paraId="6F0FFC23" w14:textId="77777777">
            <w:pPr>
              <w:widowControl w:val="0"/>
              <w:rPr>
                <w:sz w:val="20"/>
                <w:szCs w:val="20"/>
              </w:rPr>
            </w:pPr>
          </w:p>
        </w:tc>
      </w:tr>
    </w:tbl>
    <w:p w:rsidR="005A07B0" w:rsidP="00AE5524" w:rsidRDefault="005A07B0" w14:paraId="4677604C" w14:textId="77777777">
      <w:pPr>
        <w:spacing w:before="240" w:after="240"/>
      </w:pPr>
    </w:p>
    <w:p w:rsidR="005A07B0" w:rsidP="00AE5524" w:rsidRDefault="00C84633" w14:paraId="467760A8" w14:textId="77777777">
      <w:pPr>
        <w:spacing w:before="280"/>
        <w:rPr>
          <w:b/>
        </w:rPr>
      </w:pPr>
      <w:r>
        <w:rPr>
          <w:b/>
        </w:rPr>
        <w:t>Explanation</w:t>
      </w:r>
    </w:p>
    <w:p w:rsidR="005A07B0" w:rsidP="00AE5524" w:rsidRDefault="00025726" w14:paraId="467760A9" w14:textId="5BA41BCB">
      <w:pPr>
        <w:numPr>
          <w:ilvl w:val="0"/>
          <w:numId w:val="9"/>
        </w:numPr>
        <w:spacing w:before="240"/>
      </w:pPr>
      <w:r w:rsidRPr="7C15921F">
        <w:rPr>
          <w:lang w:val="en-US"/>
        </w:rPr>
        <w:t xml:space="preserve">Personality code identified was Social, Enterprising and Investigative. </w:t>
      </w:r>
      <w:r w:rsidRPr="7C15921F" w:rsidR="00E42BD4">
        <w:rPr>
          <w:lang w:val="en-US"/>
        </w:rPr>
        <w:t>(As per section 1)</w:t>
      </w:r>
    </w:p>
    <w:p w:rsidR="005A07B0" w:rsidP="00AE5524" w:rsidRDefault="009C68EC" w14:paraId="467760AA" w14:textId="29E69AB4">
      <w:pPr>
        <w:numPr>
          <w:ilvl w:val="0"/>
          <w:numId w:val="9"/>
        </w:numPr>
      </w:pPr>
      <w:r>
        <w:t xml:space="preserve">Intelligence scores mapped with them are highlighted. </w:t>
      </w:r>
    </w:p>
    <w:p w:rsidR="001D5472" w:rsidP="00AE5524" w:rsidRDefault="001D5472" w14:paraId="66F8A0FF" w14:textId="0FE0BC15" w14:noSpellErr="1">
      <w:pPr>
        <w:numPr>
          <w:ilvl w:val="0"/>
          <w:numId w:val="9"/>
        </w:numPr>
        <w:rPr/>
      </w:pPr>
      <w:r w:rsidRPr="0E4DAA93" w:rsidR="001D5472">
        <w:rPr>
          <w:lang w:val="en-US"/>
        </w:rPr>
        <w:t xml:space="preserve">We have found only 3 </w:t>
      </w:r>
      <w:r w:rsidRPr="0E4DAA93" w:rsidR="001D5472">
        <w:rPr>
          <w:lang w:val="en-US"/>
        </w:rPr>
        <w:t>intelligence</w:t>
      </w:r>
      <w:r w:rsidRPr="0E4DAA93" w:rsidR="001D5472">
        <w:rPr>
          <w:lang w:val="en-US"/>
        </w:rPr>
        <w:t xml:space="preserve"> and so we </w:t>
      </w:r>
      <w:r w:rsidRPr="0E4DAA93" w:rsidR="001D5472">
        <w:rPr>
          <w:lang w:val="en-US"/>
        </w:rPr>
        <w:t>stop</w:t>
      </w:r>
      <w:r w:rsidRPr="0E4DAA93" w:rsidR="001D5472">
        <w:rPr>
          <w:lang w:val="en-US"/>
        </w:rPr>
        <w:t xml:space="preserve"> here.</w:t>
      </w:r>
    </w:p>
    <w:p w:rsidR="00A40A2B" w:rsidP="00AE5524" w:rsidRDefault="00A40A2B" w14:paraId="3D51FC06" w14:textId="77777777">
      <w:pPr>
        <w:rPr>
          <w:b/>
        </w:rPr>
      </w:pPr>
    </w:p>
    <w:p w:rsidR="005A07B0" w:rsidP="00AE5524" w:rsidRDefault="00C84633" w14:paraId="467760AC" w14:textId="36823C59">
      <w:pPr>
        <w:rPr>
          <w:b/>
        </w:rPr>
      </w:pPr>
      <w:r>
        <w:rPr>
          <w:b/>
        </w:rPr>
        <w:t>Recap</w:t>
      </w:r>
    </w:p>
    <w:p w:rsidR="00A40A2B" w:rsidP="00AE5524" w:rsidRDefault="00A40A2B" w14:paraId="77F8BFA5" w14:textId="77777777">
      <w:pPr>
        <w:numPr>
          <w:ilvl w:val="0"/>
          <w:numId w:val="7"/>
        </w:numPr>
      </w:pPr>
      <w:r>
        <w:t>Convert raw to stanine (from next time)</w:t>
      </w:r>
    </w:p>
    <w:p w:rsidR="005A07B0" w:rsidP="00AE5524" w:rsidRDefault="00A40A2B" w14:paraId="467760AD" w14:textId="2DCC6320">
      <w:pPr>
        <w:numPr>
          <w:ilvl w:val="0"/>
          <w:numId w:val="7"/>
        </w:numPr>
      </w:pPr>
      <w:r w:rsidRPr="7C15921F">
        <w:rPr>
          <w:lang w:val="en-US"/>
        </w:rPr>
        <w:t xml:space="preserve">Match </w:t>
      </w:r>
      <w:r w:rsidRPr="7C15921F" w:rsidR="000717B7">
        <w:rPr>
          <w:lang w:val="en-US"/>
        </w:rPr>
        <w:t xml:space="preserve">(stanine) scores on intelligence with personality trait identified. </w:t>
      </w:r>
    </w:p>
    <w:p w:rsidR="005A07B0" w:rsidP="00AE5524" w:rsidRDefault="00C84633" w14:paraId="467760AE" w14:textId="77777777">
      <w:pPr>
        <w:numPr>
          <w:ilvl w:val="0"/>
          <w:numId w:val="7"/>
        </w:numPr>
      </w:pPr>
      <w:r>
        <w:t>Move to the next score and include all matching entries.</w:t>
      </w:r>
    </w:p>
    <w:p w:rsidR="005A07B0" w:rsidP="00AE5524" w:rsidRDefault="00C84633" w14:paraId="467760B1" w14:textId="16379C96">
      <w:pPr>
        <w:numPr>
          <w:ilvl w:val="0"/>
          <w:numId w:val="7"/>
        </w:numPr>
      </w:pPr>
      <w:r>
        <w:t xml:space="preserve">Continue until reaching </w:t>
      </w:r>
      <w:r w:rsidR="00256FA2">
        <w:t>3.</w:t>
      </w:r>
    </w:p>
    <w:p w:rsidR="00DF60FD" w:rsidP="00AE5524" w:rsidRDefault="00DF60FD" w14:paraId="086B22A0" w14:textId="77777777"/>
    <w:p w:rsidR="00DF60FD" w:rsidP="00AE5524" w:rsidRDefault="00DF60FD" w14:paraId="19AF80B4" w14:textId="77777777"/>
    <w:p w:rsidR="00256FA2" w:rsidP="00AE5524" w:rsidRDefault="00225A01" w14:paraId="18F143E6" w14:textId="3B1331AE">
      <w:pPr>
        <w:pStyle w:val="Heading2"/>
      </w:pPr>
      <w:r>
        <w:t xml:space="preserve">Case 3: </w:t>
      </w:r>
      <w:r w:rsidR="00AF2A0A">
        <w:t>If Case 2 results in more than 3 top scores</w:t>
      </w:r>
    </w:p>
    <w:p w:rsidR="00F43219" w:rsidP="00AE5524" w:rsidRDefault="00F43219" w14:paraId="786F8CE9" w14:textId="76FF4355">
      <w:pPr>
        <w:rPr>
          <w:color w:val="FF0000"/>
        </w:rPr>
      </w:pPr>
      <w:r w:rsidRPr="00F96BD9">
        <w:rPr>
          <w:color w:val="FF0000"/>
        </w:rPr>
        <w:t xml:space="preserve">After this step, if we still have more than 3 top scores, we move elimination rules. </w:t>
      </w:r>
    </w:p>
    <w:p w:rsidR="00530D71" w:rsidP="00AE5524" w:rsidRDefault="00530D71" w14:paraId="3651F948" w14:textId="1A00A555">
      <w:r>
        <w:t xml:space="preserve">When multiple </w:t>
      </w:r>
      <w:r w:rsidR="008D6E70">
        <w:t xml:space="preserve">intelligence </w:t>
      </w:r>
      <w:r>
        <w:t>types have the same Raw (stanine) score:</w:t>
      </w:r>
    </w:p>
    <w:p w:rsidR="00CC6B83" w:rsidP="00AE5524" w:rsidRDefault="002755E5" w14:paraId="19B1A2BB" w14:textId="7F2986FA">
      <w:pPr>
        <w:spacing w:before="240" w:after="240"/>
      </w:pPr>
      <w:r w:rsidRPr="7C15921F">
        <w:rPr>
          <w:b/>
          <w:bCs/>
          <w:lang w:val="en-US"/>
        </w:rPr>
        <w:t>Let’s assume</w:t>
      </w:r>
      <w:r w:rsidRPr="7C15921F">
        <w:rPr>
          <w:lang w:val="en-US"/>
        </w:rPr>
        <w:t xml:space="preserve">: </w:t>
      </w:r>
      <w:r w:rsidRPr="7C15921F" w:rsidR="00CC6B83">
        <w:rPr>
          <w:lang w:val="en-US"/>
        </w:rPr>
        <w:t xml:space="preserve">In </w:t>
      </w:r>
      <w:r w:rsidRPr="7C15921F">
        <w:rPr>
          <w:lang w:val="en-US"/>
        </w:rPr>
        <w:t xml:space="preserve">Section 1, </w:t>
      </w:r>
      <w:r w:rsidRPr="7C15921F" w:rsidR="00CC6B83">
        <w:rPr>
          <w:lang w:val="en-US"/>
        </w:rPr>
        <w:t>top 3 personality traits are identified</w:t>
      </w:r>
      <w:r w:rsidRPr="7C15921F">
        <w:rPr>
          <w:lang w:val="en-US"/>
        </w:rPr>
        <w:t xml:space="preserve"> as </w:t>
      </w:r>
      <w:r w:rsidRPr="7C15921F" w:rsidR="008D6E70">
        <w:rPr>
          <w:lang w:val="en-US"/>
        </w:rPr>
        <w:t>R</w:t>
      </w:r>
      <w:r w:rsidRPr="7C15921F">
        <w:rPr>
          <w:lang w:val="en-US"/>
        </w:rPr>
        <w:t xml:space="preserve">ealistic, </w:t>
      </w:r>
      <w:r w:rsidRPr="7C15921F" w:rsidR="008D6E70">
        <w:rPr>
          <w:lang w:val="en-US"/>
        </w:rPr>
        <w:t>S</w:t>
      </w:r>
      <w:r w:rsidRPr="7C15921F">
        <w:rPr>
          <w:lang w:val="en-US"/>
        </w:rPr>
        <w:t xml:space="preserve">ocial and </w:t>
      </w:r>
      <w:r w:rsidRPr="7C15921F" w:rsidR="008D6E70">
        <w:rPr>
          <w:lang w:val="en-US"/>
        </w:rPr>
        <w:t>A</w:t>
      </w:r>
      <w:r w:rsidRPr="7C15921F">
        <w:rPr>
          <w:lang w:val="en-US"/>
        </w:rPr>
        <w:t>rtistic.</w:t>
      </w:r>
      <w:r w:rsidRPr="7C15921F" w:rsidR="00CC6B83">
        <w:rPr>
          <w:lang w:val="en-US"/>
        </w:rPr>
        <w:t xml:space="preserve"> Hence, the mapping for Student B will include only those three traits and become as follows:</w:t>
      </w:r>
    </w:p>
    <w:tbl>
      <w:tblPr>
        <w:tblStyle w:val="a4"/>
        <w:tblW w:w="6363" w:type="dxa"/>
        <w:jc w:val="center"/>
        <w:tblBorders>
          <w:top w:val="nil"/>
          <w:left w:val="nil"/>
          <w:bottom w:val="nil"/>
          <w:right w:val="nil"/>
          <w:insideH w:val="nil"/>
          <w:insideV w:val="nil"/>
        </w:tblBorders>
        <w:tblLayout w:type="fixed"/>
        <w:tblLook w:val="0600" w:firstRow="0" w:lastRow="0" w:firstColumn="0" w:lastColumn="0" w:noHBand="1" w:noVBand="1"/>
      </w:tblPr>
      <w:tblGrid>
        <w:gridCol w:w="2121"/>
        <w:gridCol w:w="2121"/>
        <w:gridCol w:w="2121"/>
      </w:tblGrid>
      <w:tr w:rsidR="00CC6B83" w:rsidTr="007A7E47" w14:paraId="58AE587C" w14:textId="77777777">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CC6B83" w:rsidP="00AE5524" w:rsidRDefault="00CC6B83" w14:paraId="4EBC8EEA" w14:textId="77777777">
            <w:pPr>
              <w:widowControl w:val="0"/>
              <w:jc w:val="center"/>
              <w:rPr>
                <w:b/>
                <w:sz w:val="20"/>
                <w:szCs w:val="20"/>
              </w:rPr>
            </w:pPr>
            <w:r>
              <w:rPr>
                <w:b/>
                <w:sz w:val="20"/>
                <w:szCs w:val="20"/>
              </w:rPr>
              <w:t>Intelligence Type</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CC6B83" w14:paraId="32C37C94" w14:textId="77777777">
            <w:pPr>
              <w:widowControl w:val="0"/>
              <w:jc w:val="center"/>
              <w:rPr>
                <w:sz w:val="20"/>
                <w:szCs w:val="20"/>
              </w:rPr>
            </w:pPr>
            <w:r>
              <w:rPr>
                <w:b/>
                <w:sz w:val="20"/>
                <w:szCs w:val="20"/>
              </w:rPr>
              <w:t>Intelligence Score</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CC6B83" w14:paraId="108EFDE1" w14:textId="77777777">
            <w:pPr>
              <w:widowControl w:val="0"/>
              <w:jc w:val="center"/>
              <w:rPr>
                <w:sz w:val="20"/>
                <w:szCs w:val="20"/>
              </w:rPr>
            </w:pPr>
            <w:r>
              <w:rPr>
                <w:b/>
                <w:sz w:val="20"/>
                <w:szCs w:val="20"/>
              </w:rPr>
              <w:t>Personality Trait</w:t>
            </w:r>
          </w:p>
        </w:tc>
      </w:tr>
      <w:tr w:rsidR="00CC6B83" w:rsidTr="007A7E47" w14:paraId="6EB924A1" w14:textId="77777777">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CC6B83" w:rsidP="00AE5524" w:rsidRDefault="00CC6B83" w14:paraId="33856C48" w14:textId="77777777">
            <w:pPr>
              <w:widowControl w:val="0"/>
              <w:jc w:val="right"/>
              <w:rPr>
                <w:sz w:val="20"/>
                <w:szCs w:val="20"/>
              </w:rPr>
            </w:pPr>
            <w:r>
              <w:rPr>
                <w:sz w:val="20"/>
                <w:szCs w:val="20"/>
              </w:rPr>
              <w:t>Bodily-Kinesthetic</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CC6B83" w14:paraId="2097DAD4"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CC6B83" w14:paraId="7CB2B43B" w14:textId="12467421">
            <w:pPr>
              <w:widowControl w:val="0"/>
              <w:rPr>
                <w:sz w:val="20"/>
                <w:szCs w:val="20"/>
              </w:rPr>
            </w:pPr>
            <w:r>
              <w:rPr>
                <w:sz w:val="20"/>
                <w:szCs w:val="20"/>
              </w:rPr>
              <w:t>Realistic</w:t>
            </w:r>
          </w:p>
        </w:tc>
      </w:tr>
      <w:tr w:rsidR="00CC6B83" w:rsidTr="007A7E47" w14:paraId="15D0B789" w14:textId="77777777">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CC6B83" w:rsidP="00AE5524" w:rsidRDefault="00CC6B83" w14:paraId="4FBF3597" w14:textId="77777777">
            <w:pPr>
              <w:widowControl w:val="0"/>
              <w:jc w:val="right"/>
              <w:rPr>
                <w:sz w:val="20"/>
                <w:szCs w:val="20"/>
              </w:rPr>
            </w:pPr>
            <w:r>
              <w:rPr>
                <w:sz w:val="20"/>
                <w:szCs w:val="20"/>
              </w:rPr>
              <w:t>Naturalistic</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CC6B83" w14:paraId="7577BA7E"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3815B6" w14:paraId="0D3A6F69" w14:textId="05AE320F">
            <w:pPr>
              <w:widowControl w:val="0"/>
              <w:rPr>
                <w:sz w:val="20"/>
                <w:szCs w:val="20"/>
              </w:rPr>
            </w:pPr>
            <w:r>
              <w:rPr>
                <w:sz w:val="20"/>
                <w:szCs w:val="20"/>
              </w:rPr>
              <w:t>Realistic</w:t>
            </w:r>
          </w:p>
        </w:tc>
      </w:tr>
      <w:tr w:rsidR="00CC6B83" w:rsidTr="007A7E47" w14:paraId="2474BFE6" w14:textId="77777777">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CC6B83" w:rsidP="00AE5524" w:rsidRDefault="00CC6B83" w14:paraId="031DB294" w14:textId="77777777">
            <w:pPr>
              <w:widowControl w:val="0"/>
              <w:jc w:val="right"/>
              <w:rPr>
                <w:sz w:val="20"/>
                <w:szCs w:val="20"/>
              </w:rPr>
            </w:pPr>
            <w:r>
              <w:rPr>
                <w:sz w:val="20"/>
                <w:szCs w:val="20"/>
              </w:rPr>
              <w:t>Intrapersonal</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CC6B83" w14:paraId="255886E6"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CC6B83" w14:paraId="503BE2B3" w14:textId="77777777">
            <w:pPr>
              <w:widowControl w:val="0"/>
              <w:rPr>
                <w:sz w:val="20"/>
                <w:szCs w:val="20"/>
              </w:rPr>
            </w:pPr>
          </w:p>
        </w:tc>
      </w:tr>
      <w:tr w:rsidR="00CC6B83" w:rsidTr="003815B6" w14:paraId="11FFBEA0" w14:textId="77777777">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auto"/>
            <w:vAlign w:val="bottom"/>
          </w:tcPr>
          <w:p w:rsidR="00CC6B83" w:rsidP="00AE5524" w:rsidRDefault="00CC6B83" w14:paraId="2DF2B059" w14:textId="77777777">
            <w:pPr>
              <w:widowControl w:val="0"/>
              <w:jc w:val="right"/>
              <w:rPr>
                <w:sz w:val="20"/>
                <w:szCs w:val="20"/>
              </w:rPr>
            </w:pPr>
            <w:r>
              <w:rPr>
                <w:sz w:val="20"/>
                <w:szCs w:val="20"/>
              </w:rPr>
              <w:t>Interpersonal</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00CC6B83" w:rsidP="00AE5524" w:rsidRDefault="00CC6B83" w14:paraId="52641F59"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00CC6B83" w:rsidP="00AE5524" w:rsidRDefault="00CC6B83" w14:paraId="66136B14" w14:textId="11A1C4E7">
            <w:pPr>
              <w:widowControl w:val="0"/>
              <w:rPr>
                <w:sz w:val="20"/>
                <w:szCs w:val="20"/>
              </w:rPr>
            </w:pPr>
            <w:r>
              <w:rPr>
                <w:sz w:val="20"/>
                <w:szCs w:val="20"/>
              </w:rPr>
              <w:t>Social</w:t>
            </w:r>
          </w:p>
        </w:tc>
      </w:tr>
      <w:tr w:rsidR="00CC6B83" w:rsidTr="003815B6" w14:paraId="0EB5AAD9" w14:textId="77777777">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auto"/>
            <w:vAlign w:val="bottom"/>
          </w:tcPr>
          <w:p w:rsidR="00CC6B83" w:rsidP="00AE5524" w:rsidRDefault="00CC6B83" w14:paraId="1B40CA3B" w14:textId="77777777">
            <w:pPr>
              <w:widowControl w:val="0"/>
              <w:jc w:val="right"/>
              <w:rPr>
                <w:sz w:val="20"/>
                <w:szCs w:val="20"/>
              </w:rPr>
            </w:pPr>
            <w:r>
              <w:rPr>
                <w:sz w:val="20"/>
                <w:szCs w:val="20"/>
              </w:rPr>
              <w:t>Linguistic</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00CC6B83" w:rsidP="00AE5524" w:rsidRDefault="00CC6B83" w14:paraId="1F9B0590"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00CC6B83" w:rsidP="00AE5524" w:rsidRDefault="00CC6B83" w14:paraId="19312DC5" w14:textId="77777777">
            <w:pPr>
              <w:widowControl w:val="0"/>
              <w:rPr>
                <w:sz w:val="20"/>
                <w:szCs w:val="20"/>
              </w:rPr>
            </w:pPr>
            <w:r>
              <w:rPr>
                <w:sz w:val="20"/>
                <w:szCs w:val="20"/>
              </w:rPr>
              <w:t>Social</w:t>
            </w:r>
          </w:p>
        </w:tc>
      </w:tr>
      <w:tr w:rsidR="00CC6B83" w:rsidTr="003815B6" w14:paraId="11296DD2" w14:textId="77777777">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auto"/>
            <w:vAlign w:val="bottom"/>
          </w:tcPr>
          <w:p w:rsidR="00CC6B83" w:rsidP="00AE5524" w:rsidRDefault="00CC6B83" w14:paraId="6A67F6DC" w14:textId="77777777">
            <w:pPr>
              <w:widowControl w:val="0"/>
              <w:jc w:val="right"/>
              <w:rPr>
                <w:sz w:val="20"/>
                <w:szCs w:val="20"/>
              </w:rPr>
            </w:pPr>
            <w:r>
              <w:rPr>
                <w:sz w:val="20"/>
                <w:szCs w:val="20"/>
              </w:rPr>
              <w:t>Logical-Mathematical</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00CC6B83" w:rsidP="00AE5524" w:rsidRDefault="00CC6B83" w14:paraId="31764052"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00CC6B83" w:rsidP="00AE5524" w:rsidRDefault="00CC6B83" w14:paraId="208E60EF" w14:textId="060B90C9">
            <w:pPr>
              <w:widowControl w:val="0"/>
              <w:rPr>
                <w:sz w:val="20"/>
                <w:szCs w:val="20"/>
              </w:rPr>
            </w:pPr>
          </w:p>
        </w:tc>
      </w:tr>
      <w:tr w:rsidR="00CC6B83" w:rsidTr="007A7E47" w14:paraId="7C65046C" w14:textId="77777777">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CC6B83" w:rsidP="00AE5524" w:rsidRDefault="00CC6B83" w14:paraId="7D66BF37" w14:textId="77777777">
            <w:pPr>
              <w:widowControl w:val="0"/>
              <w:jc w:val="right"/>
              <w:rPr>
                <w:sz w:val="20"/>
                <w:szCs w:val="20"/>
              </w:rPr>
            </w:pPr>
            <w:r>
              <w:rPr>
                <w:sz w:val="20"/>
                <w:szCs w:val="20"/>
              </w:rPr>
              <w:t>Musical</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CC6B83" w14:paraId="69C2AE71"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3815B6" w14:paraId="6CAB22DA" w14:textId="0685A108">
            <w:pPr>
              <w:widowControl w:val="0"/>
              <w:rPr>
                <w:sz w:val="20"/>
                <w:szCs w:val="20"/>
              </w:rPr>
            </w:pPr>
            <w:r>
              <w:rPr>
                <w:sz w:val="20"/>
                <w:szCs w:val="20"/>
              </w:rPr>
              <w:t>Artistic</w:t>
            </w:r>
          </w:p>
        </w:tc>
      </w:tr>
      <w:tr w:rsidR="00CC6B83" w:rsidTr="007A7E47" w14:paraId="626DDB79" w14:textId="77777777">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CC6B83" w:rsidP="00AE5524" w:rsidRDefault="00CC6B83" w14:paraId="4A678D8F" w14:textId="77777777">
            <w:pPr>
              <w:widowControl w:val="0"/>
              <w:jc w:val="right"/>
              <w:rPr>
                <w:sz w:val="20"/>
                <w:szCs w:val="20"/>
              </w:rPr>
            </w:pPr>
            <w:r>
              <w:rPr>
                <w:sz w:val="20"/>
                <w:szCs w:val="20"/>
              </w:rPr>
              <w:t>Spatial-Visual</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CC6B83" w14:paraId="01AE7734"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CC6B83" w:rsidP="00AE5524" w:rsidRDefault="003815B6" w14:paraId="1D1FA79C" w14:textId="5C431624">
            <w:pPr>
              <w:widowControl w:val="0"/>
              <w:rPr>
                <w:sz w:val="20"/>
                <w:szCs w:val="20"/>
              </w:rPr>
            </w:pPr>
            <w:r>
              <w:rPr>
                <w:sz w:val="20"/>
                <w:szCs w:val="20"/>
              </w:rPr>
              <w:t>Artistic</w:t>
            </w:r>
          </w:p>
        </w:tc>
      </w:tr>
    </w:tbl>
    <w:p w:rsidR="00CC6B83" w:rsidP="00AE5524" w:rsidRDefault="00CC6B83" w14:paraId="2B898C99" w14:textId="77777777">
      <w:pPr>
        <w:spacing w:before="240" w:after="240"/>
      </w:pPr>
    </w:p>
    <w:p w:rsidR="00CC6B83" w:rsidP="00AE5524" w:rsidRDefault="00CC6B83" w14:paraId="58AA55FD" w14:textId="77777777"/>
    <w:p w:rsidR="00530D71" w:rsidP="00AE5524" w:rsidRDefault="00530D71" w14:paraId="01D514F4" w14:textId="77777777"/>
    <w:p w:rsidR="00530D71" w:rsidP="00AE5524" w:rsidRDefault="00530D71" w14:paraId="6691874A" w14:textId="77777777" w14:noSpellErr="1">
      <w:pPr>
        <w:numPr>
          <w:ilvl w:val="0"/>
          <w:numId w:val="3"/>
        </w:numPr>
        <w:rPr/>
      </w:pPr>
      <w:r w:rsidRPr="0E4DAA93" w:rsidR="00530D71">
        <w:rPr>
          <w:lang w:val="en-US"/>
        </w:rPr>
        <w:t xml:space="preserve">Map intelligence types </w:t>
      </w:r>
      <w:r w:rsidRPr="0E4DAA93" w:rsidR="00530D71">
        <w:rPr>
          <w:lang w:val="en-US"/>
        </w:rPr>
        <w:t>to</w:t>
      </w:r>
      <w:r w:rsidRPr="0E4DAA93" w:rsidR="00530D71">
        <w:rPr>
          <w:lang w:val="en-US"/>
        </w:rPr>
        <w:t xml:space="preserve"> personality traits.</w:t>
      </w:r>
    </w:p>
    <w:p w:rsidR="00530D71" w:rsidP="00AE5524" w:rsidRDefault="00530D71" w14:paraId="780019FE" w14:textId="77777777">
      <w:pPr>
        <w:numPr>
          <w:ilvl w:val="0"/>
          <w:numId w:val="3"/>
        </w:numPr>
      </w:pPr>
      <w:r>
        <w:t>Evaluate intelligence scores.</w:t>
      </w:r>
    </w:p>
    <w:p w:rsidRPr="000071CE" w:rsidR="000D1162" w:rsidP="00AE5524" w:rsidRDefault="00530D71" w14:paraId="1FEBBDE5" w14:textId="12B5B67A">
      <w:pPr>
        <w:numPr>
          <w:ilvl w:val="0"/>
          <w:numId w:val="3"/>
        </w:numPr>
      </w:pPr>
      <w:r w:rsidRPr="7C15921F">
        <w:rPr>
          <w:lang w:val="en-US"/>
        </w:rPr>
        <w:t xml:space="preserve">Sort and rank based on </w:t>
      </w:r>
      <w:r w:rsidRPr="7C15921F" w:rsidR="000071CE">
        <w:rPr>
          <w:lang w:val="en-US"/>
        </w:rPr>
        <w:t xml:space="preserve">intelligence scores. </w:t>
      </w:r>
      <w:r w:rsidRPr="7C15921F" w:rsidR="000D1162">
        <w:rPr>
          <w:lang w:val="en-US"/>
        </w:rPr>
        <w:t>(</w:t>
      </w:r>
      <w:r w:rsidRPr="7C15921F" w:rsidR="000D1162">
        <w:rPr>
          <w:i/>
          <w:iCs/>
          <w:lang w:val="en-US"/>
        </w:rPr>
        <w:t>case may close if there are differences in scores, lower score intelligence will get eliminated and other with higher score will be retained.</w:t>
      </w:r>
      <w:r w:rsidRPr="7C15921F" w:rsidR="00403E13">
        <w:rPr>
          <w:i/>
          <w:iCs/>
          <w:lang w:val="en-US"/>
        </w:rPr>
        <w:t>)</w:t>
      </w:r>
    </w:p>
    <w:p w:rsidR="00F96BD9" w:rsidP="00AE5524" w:rsidRDefault="00F96BD9" w14:paraId="23B68E42" w14:textId="77777777"/>
    <w:p w:rsidR="00F43219" w:rsidP="00AE5524" w:rsidRDefault="00F96BD9" w14:paraId="3139F8BC" w14:textId="2C4CB789">
      <w:r>
        <w:t>Look at Mapping table</w:t>
      </w:r>
      <w:r w:rsidR="00C71E69">
        <w:t xml:space="preserve"> of intelligence scores with Personality traits. </w:t>
      </w:r>
    </w:p>
    <w:p w:rsidRPr="00C7295C" w:rsidR="00C71E69" w:rsidP="00AE5524" w:rsidRDefault="00C71E69" w14:paraId="19C8824C" w14:textId="77777777">
      <w:pPr>
        <w:numPr>
          <w:ilvl w:val="0"/>
          <w:numId w:val="6"/>
        </w:numPr>
      </w:pPr>
      <w:r>
        <w:rPr>
          <w:rFonts w:ascii="Arial Unicode MS" w:hAnsi="Arial Unicode MS" w:eastAsia="Arial Unicode MS" w:cs="Arial Unicode MS"/>
        </w:rPr>
        <w:t>Bodily-Kinesthetic,</w:t>
      </w:r>
      <w:r w:rsidRPr="00C7295C">
        <w:rPr>
          <w:rFonts w:ascii="Arial Unicode MS" w:hAnsi="Arial Unicode MS" w:eastAsia="Arial Unicode MS" w:cs="Arial Unicode MS"/>
        </w:rPr>
        <w:t xml:space="preserve"> </w:t>
      </w:r>
      <w:r>
        <w:rPr>
          <w:rFonts w:ascii="Arial Unicode MS" w:hAnsi="Arial Unicode MS" w:eastAsia="Arial Unicode MS" w:cs="Arial Unicode MS"/>
        </w:rPr>
        <w:t>→ Realistic</w:t>
      </w:r>
    </w:p>
    <w:p w:rsidR="00C71E69" w:rsidP="00AE5524" w:rsidRDefault="00C71E69" w14:paraId="3C3B617F" w14:textId="77777777">
      <w:pPr>
        <w:numPr>
          <w:ilvl w:val="0"/>
          <w:numId w:val="6"/>
        </w:numPr>
      </w:pPr>
      <w:r>
        <w:rPr>
          <w:rFonts w:ascii="Arial Unicode MS" w:hAnsi="Arial Unicode MS" w:eastAsia="Arial Unicode MS" w:cs="Arial Unicode MS"/>
        </w:rPr>
        <w:t>Naturalistic→ Realistic</w:t>
      </w:r>
    </w:p>
    <w:p w:rsidR="00C71E69" w:rsidP="00AE5524" w:rsidRDefault="00C71E69" w14:paraId="4D182558" w14:textId="77777777">
      <w:pPr>
        <w:numPr>
          <w:ilvl w:val="0"/>
          <w:numId w:val="6"/>
        </w:numPr>
      </w:pPr>
      <w:r>
        <w:rPr>
          <w:rFonts w:ascii="Arial Unicode MS" w:hAnsi="Arial Unicode MS" w:eastAsia="Arial Unicode MS" w:cs="Arial Unicode MS"/>
        </w:rPr>
        <w:t>Intrapersonal</w:t>
      </w:r>
      <w:r w:rsidRPr="00C57244">
        <w:rPr>
          <w:rFonts w:ascii="Arial Unicode MS" w:hAnsi="Arial Unicode MS" w:eastAsia="Arial Unicode MS" w:cs="Arial Unicode MS"/>
        </w:rPr>
        <w:t xml:space="preserve"> </w:t>
      </w:r>
      <w:r>
        <w:rPr>
          <w:rFonts w:ascii="Arial Unicode MS" w:hAnsi="Arial Unicode MS" w:eastAsia="Arial Unicode MS" w:cs="Arial Unicode MS"/>
        </w:rPr>
        <w:t xml:space="preserve">→Conventional </w:t>
      </w:r>
    </w:p>
    <w:p w:rsidR="00C71E69" w:rsidP="00AE5524" w:rsidRDefault="00C71E69" w14:paraId="325D8380" w14:textId="77777777">
      <w:pPr>
        <w:numPr>
          <w:ilvl w:val="0"/>
          <w:numId w:val="6"/>
        </w:numPr>
      </w:pPr>
      <w:r>
        <w:rPr>
          <w:rFonts w:ascii="Arial Unicode MS" w:hAnsi="Arial Unicode MS" w:eastAsia="Arial Unicode MS" w:cs="Arial Unicode MS"/>
        </w:rPr>
        <w:t xml:space="preserve">Interpersonal, →Social, Enterprising </w:t>
      </w:r>
    </w:p>
    <w:p w:rsidR="00C71E69" w:rsidP="00AE5524" w:rsidRDefault="00C71E69" w14:paraId="488A99DE" w14:textId="77777777">
      <w:pPr>
        <w:numPr>
          <w:ilvl w:val="0"/>
          <w:numId w:val="6"/>
        </w:numPr>
      </w:pPr>
      <w:r>
        <w:rPr>
          <w:rFonts w:ascii="Arial Unicode MS" w:hAnsi="Arial Unicode MS" w:eastAsia="Arial Unicode MS" w:cs="Arial Unicode MS"/>
        </w:rPr>
        <w:t>Linguistic →Social</w:t>
      </w:r>
    </w:p>
    <w:p w:rsidR="00C71E69" w:rsidP="00AE5524" w:rsidRDefault="00C71E69" w14:paraId="083DC7B9" w14:textId="77777777">
      <w:pPr>
        <w:numPr>
          <w:ilvl w:val="0"/>
          <w:numId w:val="6"/>
        </w:numPr>
      </w:pPr>
      <w:r>
        <w:rPr>
          <w:rFonts w:ascii="Arial Unicode MS" w:hAnsi="Arial Unicode MS" w:eastAsia="Arial Unicode MS" w:cs="Arial Unicode MS"/>
        </w:rPr>
        <w:t>Logical-Mathematical</w:t>
      </w:r>
      <w:r w:rsidRPr="00133A38">
        <w:rPr>
          <w:rFonts w:ascii="Arial Unicode MS" w:hAnsi="Arial Unicode MS" w:eastAsia="Arial Unicode MS" w:cs="Arial Unicode MS"/>
        </w:rPr>
        <w:t xml:space="preserve"> </w:t>
      </w:r>
      <w:r>
        <w:rPr>
          <w:rFonts w:ascii="Arial Unicode MS" w:hAnsi="Arial Unicode MS" w:eastAsia="Arial Unicode MS" w:cs="Arial Unicode MS"/>
        </w:rPr>
        <w:t xml:space="preserve">→Investigative </w:t>
      </w:r>
    </w:p>
    <w:p w:rsidRPr="00E126ED" w:rsidR="00C71E69" w:rsidP="00AE5524" w:rsidRDefault="00C71E69" w14:paraId="4523B12A" w14:textId="77777777">
      <w:pPr>
        <w:numPr>
          <w:ilvl w:val="0"/>
          <w:numId w:val="6"/>
        </w:numPr>
      </w:pPr>
      <w:r>
        <w:rPr>
          <w:rFonts w:ascii="Arial Unicode MS" w:hAnsi="Arial Unicode MS" w:eastAsia="Arial Unicode MS" w:cs="Arial Unicode MS"/>
        </w:rPr>
        <w:t xml:space="preserve">Musical →Artistic </w:t>
      </w:r>
    </w:p>
    <w:p w:rsidRPr="00E126ED" w:rsidR="00C71E69" w:rsidP="00AE5524" w:rsidRDefault="00C71E69" w14:paraId="05507180" w14:textId="77777777">
      <w:pPr>
        <w:numPr>
          <w:ilvl w:val="0"/>
          <w:numId w:val="6"/>
        </w:numPr>
      </w:pPr>
      <w:r>
        <w:rPr>
          <w:rFonts w:ascii="Arial Unicode MS" w:hAnsi="Arial Unicode MS" w:eastAsia="Arial Unicode MS" w:cs="Arial Unicode MS"/>
        </w:rPr>
        <w:t>Spatial-Visual</w:t>
      </w:r>
      <w:r w:rsidRPr="00133A38">
        <w:rPr>
          <w:rFonts w:ascii="Arial Unicode MS" w:hAnsi="Arial Unicode MS" w:eastAsia="Arial Unicode MS" w:cs="Arial Unicode MS"/>
        </w:rPr>
        <w:t xml:space="preserve"> </w:t>
      </w:r>
      <w:r>
        <w:rPr>
          <w:rFonts w:ascii="Arial Unicode MS" w:hAnsi="Arial Unicode MS" w:eastAsia="Arial Unicode MS" w:cs="Arial Unicode MS"/>
        </w:rPr>
        <w:t xml:space="preserve">→Artistic </w:t>
      </w:r>
    </w:p>
    <w:p w:rsidRPr="00133A38" w:rsidR="00C71E69" w:rsidP="00AE5524" w:rsidRDefault="00C71E69" w14:paraId="7A1EFBC9" w14:textId="77777777">
      <w:pPr>
        <w:ind w:left="720"/>
      </w:pPr>
    </w:p>
    <w:p w:rsidR="00C71E69" w:rsidP="00AE5524" w:rsidRDefault="00B57663" w14:paraId="5A891D51" w14:textId="58B42903">
      <w:r>
        <w:t>Apply Elimination Rules to break tie between 2 intelligence score assigned to same personality</w:t>
      </w:r>
    </w:p>
    <w:p w:rsidR="00675BB7" w:rsidP="00AE5524" w:rsidRDefault="00675BB7" w14:paraId="060EAA7B" w14:textId="77777777"/>
    <w:p w:rsidR="007C767F" w:rsidP="00AE5524" w:rsidRDefault="00332A0A" w14:paraId="5CBBD395" w14:textId="0E578058">
      <w:r w:rsidRPr="7C15921F">
        <w:rPr>
          <w:lang w:val="en-US"/>
        </w:rPr>
        <w:t xml:space="preserve">Rule1: </w:t>
      </w:r>
      <w:r w:rsidRPr="7C15921F" w:rsidR="007C767F">
        <w:rPr>
          <w:lang w:val="en-US"/>
        </w:rPr>
        <w:t xml:space="preserve">For </w:t>
      </w:r>
      <w:r w:rsidRPr="7C15921F" w:rsidR="00E70FCE">
        <w:rPr>
          <w:lang w:val="en-US"/>
        </w:rPr>
        <w:t>R</w:t>
      </w:r>
      <w:r w:rsidRPr="7C15921F" w:rsidR="007C767F">
        <w:rPr>
          <w:lang w:val="en-US"/>
        </w:rPr>
        <w:t>ealistic</w:t>
      </w:r>
      <w:r w:rsidRPr="7C15921F" w:rsidR="00D770D3">
        <w:rPr>
          <w:lang w:val="en-US"/>
        </w:rPr>
        <w:t xml:space="preserve"> retain</w:t>
      </w:r>
      <w:r w:rsidRPr="7C15921F" w:rsidR="00C75B6D">
        <w:rPr>
          <w:lang w:val="en-US"/>
        </w:rPr>
        <w:t xml:space="preserve"> </w:t>
      </w:r>
      <w:r w:rsidRPr="7C15921F" w:rsidR="007C767F">
        <w:rPr>
          <w:lang w:val="en-US"/>
        </w:rPr>
        <w:t xml:space="preserve">Body kinesthetic </w:t>
      </w:r>
    </w:p>
    <w:p w:rsidR="00E70FCE" w:rsidP="00AE5524" w:rsidRDefault="00332A0A" w14:paraId="4CFDC3AF" w14:textId="7E65321E">
      <w:r w:rsidRPr="7C15921F">
        <w:rPr>
          <w:lang w:val="en-US"/>
        </w:rPr>
        <w:t xml:space="preserve">Rule 2: </w:t>
      </w:r>
      <w:r w:rsidRPr="7C15921F" w:rsidR="00E70FCE">
        <w:rPr>
          <w:lang w:val="en-US"/>
        </w:rPr>
        <w:t>For Social</w:t>
      </w:r>
      <w:r w:rsidRPr="7C15921F" w:rsidR="00D770D3">
        <w:rPr>
          <w:lang w:val="en-US"/>
        </w:rPr>
        <w:t xml:space="preserve"> retain Interpersonal</w:t>
      </w:r>
      <w:r w:rsidRPr="7C15921F" w:rsidR="00E70FCE">
        <w:rPr>
          <w:lang w:val="en-US"/>
        </w:rPr>
        <w:t xml:space="preserve"> </w:t>
      </w:r>
    </w:p>
    <w:p w:rsidR="00E70FCE" w:rsidP="00AE5524" w:rsidRDefault="00332A0A" w14:paraId="162A3AD2" w14:textId="1A76D8D8">
      <w:r w:rsidRPr="7C15921F">
        <w:rPr>
          <w:lang w:val="en-US"/>
        </w:rPr>
        <w:t xml:space="preserve">Rule 3: </w:t>
      </w:r>
      <w:r w:rsidRPr="7C15921F" w:rsidR="00E70FCE">
        <w:rPr>
          <w:lang w:val="en-US"/>
        </w:rPr>
        <w:t>For Artistic</w:t>
      </w:r>
      <w:r w:rsidRPr="7C15921F" w:rsidR="00D770D3">
        <w:rPr>
          <w:lang w:val="en-US"/>
        </w:rPr>
        <w:t xml:space="preserve"> retain</w:t>
      </w:r>
      <w:r w:rsidRPr="7C15921F" w:rsidR="00E70FCE">
        <w:rPr>
          <w:lang w:val="en-US"/>
        </w:rPr>
        <w:t xml:space="preserve"> Spatial Visual </w:t>
      </w:r>
    </w:p>
    <w:p w:rsidR="00E70FCE" w:rsidP="00AE5524" w:rsidRDefault="00E70FCE" w14:paraId="2B45D374" w14:textId="77777777"/>
    <w:p w:rsidR="00E70FCE" w:rsidP="00AE5524" w:rsidRDefault="00E70FCE" w14:paraId="6427F8C3" w14:textId="149F7813"/>
    <w:p w:rsidR="005A07B0" w:rsidP="00AE5524" w:rsidRDefault="00C84633" w14:paraId="46776134" w14:textId="77777777">
      <w:pPr>
        <w:rPr>
          <w:b/>
        </w:rPr>
      </w:pPr>
      <w:r>
        <w:rPr>
          <w:b/>
        </w:rPr>
        <w:t>Conclusion</w:t>
      </w:r>
    </w:p>
    <w:p w:rsidR="005A07B0" w:rsidP="00AE5524" w:rsidRDefault="005A07B0" w14:paraId="46776135" w14:textId="77777777"/>
    <w:p w:rsidR="005A07B0" w:rsidP="00AE5524" w:rsidRDefault="00C84633" w14:paraId="46776136" w14:textId="5F7A64B2">
      <w:r>
        <w:t xml:space="preserve">The top 3 </w:t>
      </w:r>
      <w:r w:rsidR="00774345">
        <w:t>intelligence types</w:t>
      </w:r>
      <w:r>
        <w:t xml:space="preserve"> are:</w:t>
      </w:r>
    </w:p>
    <w:p w:rsidR="005A07B0" w:rsidP="00AE5524" w:rsidRDefault="005A07B0" w14:paraId="46776137" w14:textId="77777777"/>
    <w:p w:rsidR="005A07B0" w:rsidP="00AE5524" w:rsidRDefault="00774345" w14:paraId="46776138" w14:textId="6CAC1006">
      <w:pPr>
        <w:numPr>
          <w:ilvl w:val="0"/>
          <w:numId w:val="8"/>
        </w:numPr>
      </w:pPr>
      <w:r>
        <w:t>Body-Kinesthetic</w:t>
      </w:r>
    </w:p>
    <w:p w:rsidR="005A07B0" w:rsidP="00AE5524" w:rsidRDefault="00774345" w14:paraId="46776139" w14:textId="31112D7F">
      <w:pPr>
        <w:numPr>
          <w:ilvl w:val="0"/>
          <w:numId w:val="8"/>
        </w:numPr>
      </w:pPr>
      <w:r>
        <w:t>Interpersonal</w:t>
      </w:r>
    </w:p>
    <w:p w:rsidR="005A07B0" w:rsidP="00AE5524" w:rsidRDefault="00774345" w14:paraId="4677613A" w14:textId="083EF2E5">
      <w:pPr>
        <w:numPr>
          <w:ilvl w:val="0"/>
          <w:numId w:val="8"/>
        </w:numPr>
      </w:pPr>
      <w:r>
        <w:t>Artistic</w:t>
      </w:r>
    </w:p>
    <w:p w:rsidR="005A07B0" w:rsidP="00AE5524" w:rsidRDefault="00C84633" w14:paraId="4677613B" w14:textId="77777777">
      <w:pPr>
        <w:pStyle w:val="Heading2"/>
      </w:pPr>
      <w:bookmarkStart w:name="_elcidgxkgvp3" w:colFirst="0" w:colLast="0" w:id="7"/>
      <w:bookmarkEnd w:id="7"/>
      <w:r>
        <w:t>Recap:</w:t>
      </w:r>
    </w:p>
    <w:p w:rsidR="005A07B0" w:rsidP="00AE5524" w:rsidRDefault="004B11DE" w14:paraId="4677613C" w14:textId="1E1313CD">
      <w:pPr>
        <w:numPr>
          <w:ilvl w:val="0"/>
          <w:numId w:val="1"/>
        </w:numPr>
      </w:pPr>
      <w:r>
        <w:t>Raw (</w:t>
      </w:r>
      <w:r w:rsidR="00C84633">
        <w:t>Stanine</w:t>
      </w:r>
      <w:r>
        <w:t>)</w:t>
      </w:r>
      <w:r w:rsidR="00C84633">
        <w:t xml:space="preserve"> scores (Top 3 traits).</w:t>
      </w:r>
    </w:p>
    <w:p w:rsidR="005A07B0" w:rsidP="00AE5524" w:rsidRDefault="00C84633" w14:paraId="4677613D" w14:textId="21521377">
      <w:pPr>
        <w:numPr>
          <w:ilvl w:val="0"/>
          <w:numId w:val="1"/>
        </w:numPr>
      </w:pPr>
      <w:r>
        <w:t>Personality mapping (Handle ties).</w:t>
      </w:r>
    </w:p>
    <w:p w:rsidR="005A07B0" w:rsidP="00AE5524" w:rsidRDefault="00C84633" w14:paraId="4677613E" w14:textId="349C5B7B">
      <w:pPr>
        <w:numPr>
          <w:ilvl w:val="0"/>
          <w:numId w:val="1"/>
        </w:numPr>
      </w:pPr>
      <w:r w:rsidRPr="7C15921F">
        <w:rPr>
          <w:lang w:val="en-US"/>
        </w:rPr>
        <w:t>Elimination rule  (Handle further ties).</w:t>
      </w:r>
    </w:p>
    <w:p w:rsidR="005A07B0" w:rsidP="00AE5524" w:rsidRDefault="005A07B0" w14:paraId="46776140" w14:textId="77777777"/>
    <w:p w:rsidR="00A856F6" w:rsidP="00AE5524" w:rsidRDefault="00A856F6" w14:paraId="46776141" w14:textId="63FD0CB3">
      <w:r>
        <w:br w:type="page"/>
      </w:r>
    </w:p>
    <w:p w:rsidR="0031290B" w:rsidP="00AE5524" w:rsidRDefault="0031290B" w14:paraId="560860D9" w14:textId="0F9602E8">
      <w:pPr>
        <w:pStyle w:val="Heading1"/>
      </w:pPr>
      <w:r w:rsidRPr="008B5B0A">
        <w:t>SECTION</w:t>
      </w:r>
      <w:r>
        <w:t xml:space="preserve"> 3</w:t>
      </w:r>
    </w:p>
    <w:p w:rsidR="00070E24" w:rsidP="00AE5524" w:rsidRDefault="00070E24" w14:paraId="6C94CD6B" w14:textId="7168A17E">
      <w:pPr>
        <w:pStyle w:val="Heading2"/>
      </w:pPr>
      <w:r>
        <w:t>Learning Style Page</w:t>
      </w:r>
    </w:p>
    <w:p w:rsidR="005877E6" w:rsidP="00AE5524" w:rsidRDefault="005877E6" w14:paraId="49D3548D" w14:textId="0755C1E9">
      <w:r w:rsidRPr="7C15921F">
        <w:rPr>
          <w:lang w:val="en-US"/>
        </w:rPr>
        <w:t>This guide outlines the metho</w:t>
      </w:r>
      <w:r w:rsidRPr="7C15921F" w:rsidR="001C2701">
        <w:rPr>
          <w:lang w:val="en-US"/>
        </w:rPr>
        <w:t>dology for identifying lea</w:t>
      </w:r>
      <w:r w:rsidRPr="7C15921F" w:rsidR="00EA70C2">
        <w:rPr>
          <w:lang w:val="en-US"/>
        </w:rPr>
        <w:t xml:space="preserve">rning </w:t>
      </w:r>
      <w:r w:rsidRPr="7C15921F" w:rsidR="00133F37">
        <w:rPr>
          <w:lang w:val="en-US"/>
        </w:rPr>
        <w:t>style of the child</w:t>
      </w:r>
      <w:r w:rsidRPr="7C15921F" w:rsidR="005B6B31">
        <w:rPr>
          <w:lang w:val="en-US"/>
        </w:rPr>
        <w:t xml:space="preserve"> based on </w:t>
      </w:r>
      <w:r w:rsidRPr="7C15921F" w:rsidR="00374DAC">
        <w:rPr>
          <w:lang w:val="en-US"/>
        </w:rPr>
        <w:t>intelligence scores obtained on the assessment.</w:t>
      </w:r>
    </w:p>
    <w:p w:rsidR="00374DAC" w:rsidP="00AE5524" w:rsidRDefault="00374DAC" w14:paraId="60496F60" w14:textId="18B48687"/>
    <w:p w:rsidR="00374DAC" w:rsidP="00AE5524" w:rsidRDefault="00374DAC" w14:paraId="018C1B2E" w14:textId="2895ACA6">
      <w:r>
        <w:t>It ex</w:t>
      </w:r>
      <w:r w:rsidR="00E91E4A">
        <w:t>plains how to</w:t>
      </w:r>
    </w:p>
    <w:p w:rsidR="00E91E4A" w:rsidP="00AE5524" w:rsidRDefault="00E91E4A" w14:paraId="3FB85F95" w14:textId="65B25684">
      <w:r w:rsidRPr="7C15921F">
        <w:rPr>
          <w:lang w:val="en-US"/>
        </w:rPr>
        <w:t>1.  Find appropriate content for Learning style</w:t>
      </w:r>
    </w:p>
    <w:p w:rsidR="00E91E4A" w:rsidP="00AE5524" w:rsidRDefault="00E91E4A" w14:paraId="1DF234D5" w14:textId="549D3B8E">
      <w:r w:rsidRPr="7C15921F">
        <w:rPr>
          <w:lang w:val="en-US"/>
        </w:rPr>
        <w:t xml:space="preserve">2.  Find appropriate content for </w:t>
      </w:r>
      <w:r w:rsidRPr="7C15921F" w:rsidR="00A36C88">
        <w:rPr>
          <w:lang w:val="en-US"/>
        </w:rPr>
        <w:t>“___ enjoy studies with”</w:t>
      </w:r>
    </w:p>
    <w:p w:rsidR="00A36C88" w:rsidP="00AE5524" w:rsidRDefault="00A36C88" w14:paraId="0F6E82A7" w14:textId="78B6EA51">
      <w:r w:rsidRPr="7C15921F">
        <w:rPr>
          <w:lang w:val="en-US"/>
        </w:rPr>
        <w:t>3. Find appropriate content for “________ is not comfortable with”</w:t>
      </w:r>
    </w:p>
    <w:p w:rsidR="00A36C88" w:rsidP="00AE5524" w:rsidRDefault="00A36C88" w14:paraId="13DEA596" w14:textId="5DBDC095">
      <w:r>
        <w:t>4. Generate AI based summary on learning style.</w:t>
      </w:r>
    </w:p>
    <w:p w:rsidR="00A36C88" w:rsidP="00AE5524" w:rsidRDefault="00A36C88" w14:paraId="23E9AC29" w14:textId="77777777"/>
    <w:p w:rsidR="00A36C88" w:rsidP="00AE5524" w:rsidRDefault="004A5B0F" w14:paraId="48F3011D" w14:textId="18B968C0">
      <w:pPr>
        <w:pStyle w:val="Heading3"/>
        <w:numPr>
          <w:ilvl w:val="3"/>
          <w:numId w:val="9"/>
        </w:numPr>
        <w:ind w:left="993"/>
      </w:pPr>
      <w:r w:rsidRPr="7C15921F">
        <w:rPr>
          <w:lang w:val="en-US"/>
        </w:rPr>
        <w:t>Find appropriate content for learning style</w:t>
      </w:r>
    </w:p>
    <w:p w:rsidR="004A5B0F" w:rsidP="00AE5524" w:rsidRDefault="00AC57E6" w14:paraId="046300A7" w14:textId="5A2BDBF0">
      <w:r w:rsidRPr="7C15921F">
        <w:rPr>
          <w:lang w:val="en-US"/>
        </w:rPr>
        <w:t xml:space="preserve">Step 1: </w:t>
      </w:r>
      <w:r w:rsidRPr="7C15921F" w:rsidR="00104714">
        <w:rPr>
          <w:lang w:val="en-US"/>
        </w:rPr>
        <w:t>Select</w:t>
      </w:r>
      <w:r w:rsidRPr="7C15921F" w:rsidR="00AA5AB3">
        <w:rPr>
          <w:lang w:val="en-US"/>
        </w:rPr>
        <w:t xml:space="preserve"> </w:t>
      </w:r>
      <w:r w:rsidRPr="7C15921F" w:rsidR="004A5B0F">
        <w:rPr>
          <w:lang w:val="en-US"/>
        </w:rPr>
        <w:t>top three intelligence identified in</w:t>
      </w:r>
      <w:r w:rsidRPr="7C15921F" w:rsidR="00AA5AB3">
        <w:rPr>
          <w:lang w:val="en-US"/>
        </w:rPr>
        <w:t xml:space="preserve"> “Section 2”.</w:t>
      </w:r>
    </w:p>
    <w:p w:rsidR="003A4F9B" w:rsidP="00AE5524" w:rsidRDefault="003A4F9B" w14:paraId="4B88F720" w14:textId="77777777"/>
    <w:p w:rsidR="00AA5AB3" w:rsidP="00AE5524" w:rsidRDefault="00AC57E6" w14:paraId="5A3F197F" w14:textId="672B3776">
      <w:r>
        <w:t xml:space="preserve">Step 2: </w:t>
      </w:r>
      <w:r w:rsidR="00AA5AB3">
        <w:t xml:space="preserve">Refer to following table for </w:t>
      </w:r>
      <w:r w:rsidR="003A4F9B">
        <w:t>output</w:t>
      </w:r>
      <w:r w:rsidR="00F47204">
        <w:t>:</w:t>
      </w:r>
    </w:p>
    <w:p w:rsidR="00F47204" w:rsidP="00AE5524" w:rsidRDefault="00F47204" w14:paraId="530CACEF" w14:textId="77777777"/>
    <w:p w:rsidR="003D731B" w:rsidP="00AE5524" w:rsidRDefault="003D731B" w14:paraId="0D54C756" w14:textId="4F222E40">
      <w:r w:rsidRPr="7C15921F">
        <w:rPr>
          <w:lang w:val="en-US"/>
        </w:rPr>
        <w:t>Linguistic</w:t>
      </w:r>
      <w:r w:rsidRPr="7C15921F" w:rsidR="00122065">
        <w:rPr>
          <w:lang w:val="en-US"/>
        </w:rPr>
        <w:t xml:space="preserve"> </w:t>
      </w:r>
      <w:r w:rsidRPr="7C15921F">
        <w:rPr>
          <w:lang w:val="en-US"/>
        </w:rPr>
        <w:t xml:space="preserve"> </w:t>
      </w:r>
      <w:r w:rsidRPr="7C15921F">
        <w:rPr>
          <w:rFonts w:ascii="Arial Unicode MS" w:hAnsi="Arial Unicode MS" w:eastAsia="Arial Unicode MS" w:cs="Arial Unicode MS"/>
          <w:lang w:val="en-US"/>
        </w:rPr>
        <w:t>→</w:t>
      </w:r>
      <w:r w:rsidRPr="7C15921F" w:rsidR="00122065">
        <w:rPr>
          <w:lang w:val="en-US"/>
        </w:rPr>
        <w:t xml:space="preserve"> </w:t>
      </w:r>
      <w:r w:rsidRPr="7C15921F">
        <w:rPr>
          <w:lang w:val="en-US"/>
        </w:rPr>
        <w:t>Word smart</w:t>
      </w:r>
    </w:p>
    <w:p w:rsidR="003D731B" w:rsidP="00AE5524" w:rsidRDefault="003D731B" w14:paraId="086FF2BB" w14:textId="006AEE56">
      <w:r>
        <w:t>Logic-Mathematical</w:t>
      </w:r>
      <w:r w:rsidR="00122065">
        <w:t xml:space="preserve"> </w:t>
      </w:r>
      <w:r>
        <w:rPr>
          <w:rFonts w:ascii="Arial Unicode MS" w:hAnsi="Arial Unicode MS" w:eastAsia="Arial Unicode MS" w:cs="Arial Unicode MS"/>
        </w:rPr>
        <w:t>→</w:t>
      </w:r>
      <w:r w:rsidR="00122065">
        <w:rPr>
          <w:rFonts w:ascii="Arial Unicode MS" w:hAnsi="Arial Unicode MS" w:eastAsia="Arial Unicode MS" w:cs="Arial Unicode MS"/>
        </w:rPr>
        <w:t xml:space="preserve"> </w:t>
      </w:r>
      <w:r>
        <w:t>Investigator</w:t>
      </w:r>
    </w:p>
    <w:p w:rsidR="003D731B" w:rsidP="00AE5524" w:rsidRDefault="003D731B" w14:paraId="49BFA429" w14:textId="15D052A0">
      <w:r w:rsidRPr="7C15921F">
        <w:rPr>
          <w:lang w:val="en-US"/>
        </w:rPr>
        <w:t>Interpersonal</w:t>
      </w:r>
      <w:r w:rsidRPr="7C15921F" w:rsidR="00122065">
        <w:rPr>
          <w:lang w:val="en-US"/>
        </w:rPr>
        <w:t xml:space="preserve">  </w:t>
      </w:r>
      <w:r w:rsidRPr="7C15921F">
        <w:rPr>
          <w:rFonts w:ascii="Arial Unicode MS" w:hAnsi="Arial Unicode MS" w:eastAsia="Arial Unicode MS" w:cs="Arial Unicode MS"/>
          <w:lang w:val="en-US"/>
        </w:rPr>
        <w:t>→</w:t>
      </w:r>
      <w:r w:rsidRPr="7C15921F" w:rsidR="00122065">
        <w:rPr>
          <w:lang w:val="en-US"/>
        </w:rPr>
        <w:t xml:space="preserve"> </w:t>
      </w:r>
      <w:r w:rsidRPr="7C15921F">
        <w:rPr>
          <w:lang w:val="en-US"/>
        </w:rPr>
        <w:t>Interactive</w:t>
      </w:r>
    </w:p>
    <w:p w:rsidR="003D731B" w:rsidP="00AE5524" w:rsidRDefault="003D731B" w14:paraId="58098386" w14:textId="06209AF5">
      <w:r>
        <w:t>Musical</w:t>
      </w:r>
      <w:r w:rsidR="00122065">
        <w:t xml:space="preserve"> </w:t>
      </w:r>
      <w:r>
        <w:rPr>
          <w:rFonts w:ascii="Arial Unicode MS" w:hAnsi="Arial Unicode MS" w:eastAsia="Arial Unicode MS" w:cs="Arial Unicode MS"/>
        </w:rPr>
        <w:t>→</w:t>
      </w:r>
      <w:r w:rsidR="00122065">
        <w:t xml:space="preserve"> </w:t>
      </w:r>
      <w:r>
        <w:t>Rhythmic</w:t>
      </w:r>
    </w:p>
    <w:p w:rsidR="003D731B" w:rsidP="00AE5524" w:rsidRDefault="003D731B" w14:paraId="0007823A" w14:textId="1BF3CB82">
      <w:r>
        <w:t>Naturalistic</w:t>
      </w:r>
      <w:r>
        <w:rPr>
          <w:rFonts w:ascii="Arial Unicode MS" w:hAnsi="Arial Unicode MS" w:eastAsia="Arial Unicode MS" w:cs="Arial Unicode MS"/>
        </w:rPr>
        <w:t>→</w:t>
      </w:r>
      <w:r w:rsidR="00122065">
        <w:rPr>
          <w:rFonts w:ascii="Arial Unicode MS" w:hAnsi="Arial Unicode MS" w:eastAsia="Arial Unicode MS" w:cs="Arial Unicode MS"/>
        </w:rPr>
        <w:t xml:space="preserve"> </w:t>
      </w:r>
      <w:r>
        <w:t>Nature smart</w:t>
      </w:r>
    </w:p>
    <w:p w:rsidR="003D731B" w:rsidP="00AE5524" w:rsidRDefault="003D731B" w14:paraId="3B1B96AE" w14:textId="6E0E9E1E">
      <w:r>
        <w:t>Spatial</w:t>
      </w:r>
      <w:r>
        <w:tab/>
      </w:r>
      <w:r>
        <w:rPr>
          <w:rFonts w:ascii="Arial Unicode MS" w:hAnsi="Arial Unicode MS" w:eastAsia="Arial Unicode MS" w:cs="Arial Unicode MS"/>
        </w:rPr>
        <w:t>→</w:t>
      </w:r>
      <w:r w:rsidR="00291477">
        <w:rPr>
          <w:rFonts w:ascii="Arial Unicode MS" w:hAnsi="Arial Unicode MS" w:eastAsia="Arial Unicode MS" w:cs="Arial Unicode MS"/>
        </w:rPr>
        <w:t xml:space="preserve"> </w:t>
      </w:r>
      <w:r>
        <w:t>Visualizer</w:t>
      </w:r>
    </w:p>
    <w:p w:rsidR="003D731B" w:rsidP="00AE5524" w:rsidRDefault="00291477" w14:paraId="2C70601D" w14:textId="10BAB686">
      <w:r>
        <w:t xml:space="preserve">Body- </w:t>
      </w:r>
      <w:r w:rsidR="003D731B">
        <w:t>Kinesthetic</w:t>
      </w:r>
      <w:r w:rsidR="00122065">
        <w:rPr>
          <w:rFonts w:ascii="Arial Unicode MS" w:hAnsi="Arial Unicode MS" w:eastAsia="Arial Unicode MS" w:cs="Arial Unicode MS"/>
        </w:rPr>
        <w:t>→</w:t>
      </w:r>
      <w:r>
        <w:rPr>
          <w:rFonts w:ascii="Arial Unicode MS" w:hAnsi="Arial Unicode MS" w:eastAsia="Arial Unicode MS" w:cs="Arial Unicode MS"/>
        </w:rPr>
        <w:t xml:space="preserve"> </w:t>
      </w:r>
      <w:r w:rsidR="003D731B">
        <w:t>Body smart</w:t>
      </w:r>
    </w:p>
    <w:p w:rsidR="00AA5AB3" w:rsidP="00AE5524" w:rsidRDefault="003D731B" w14:paraId="076EF95E" w14:textId="4136EA11">
      <w:r>
        <w:t>Intrapersonal</w:t>
      </w:r>
      <w:r w:rsidR="00122065">
        <w:rPr>
          <w:rFonts w:ascii="Arial Unicode MS" w:hAnsi="Arial Unicode MS" w:eastAsia="Arial Unicode MS" w:cs="Arial Unicode MS"/>
        </w:rPr>
        <w:t>→</w:t>
      </w:r>
      <w:r w:rsidR="00291477">
        <w:rPr>
          <w:rFonts w:ascii="Arial Unicode MS" w:hAnsi="Arial Unicode MS" w:eastAsia="Arial Unicode MS" w:cs="Arial Unicode MS"/>
        </w:rPr>
        <w:t xml:space="preserve"> </w:t>
      </w:r>
      <w:r>
        <w:t>Self</w:t>
      </w:r>
      <w:r w:rsidR="00291477">
        <w:t>-</w:t>
      </w:r>
      <w:r>
        <w:t>aware</w:t>
      </w:r>
    </w:p>
    <w:p w:rsidR="003A4F9B" w:rsidP="00AE5524" w:rsidRDefault="003A4F9B" w14:paraId="4582E00C" w14:textId="77777777"/>
    <w:p w:rsidR="003A4F9B" w:rsidP="00AE5524" w:rsidRDefault="00AC57E6" w14:paraId="70DEB0AB" w14:textId="7F05F6DC">
      <w:r w:rsidRPr="7C15921F">
        <w:rPr>
          <w:lang w:val="en-US"/>
        </w:rPr>
        <w:t xml:space="preserve">Step 3: </w:t>
      </w:r>
      <w:r w:rsidRPr="7C15921F" w:rsidR="003A4F9B">
        <w:rPr>
          <w:lang w:val="en-US"/>
        </w:rPr>
        <w:t>Populate appropriate phrase in the output.</w:t>
      </w:r>
    </w:p>
    <w:p w:rsidR="003A4F9B" w:rsidP="00AE5524" w:rsidRDefault="003A4F9B" w14:paraId="3F1C6091" w14:textId="77777777"/>
    <w:p w:rsidR="003A4F9B" w:rsidP="00AE5524" w:rsidRDefault="0045258E" w14:paraId="36DB381E" w14:textId="25C6A712">
      <w:pPr>
        <w:pStyle w:val="Heading3"/>
        <w:numPr>
          <w:ilvl w:val="3"/>
          <w:numId w:val="9"/>
        </w:numPr>
        <w:ind w:left="851"/>
      </w:pPr>
      <w:r w:rsidRPr="7C15921F">
        <w:rPr>
          <w:lang w:val="en-US"/>
        </w:rPr>
        <w:t>Find appropriate content for “___ enjoy studies with”</w:t>
      </w:r>
    </w:p>
    <w:p w:rsidR="0045258E" w:rsidP="00AE5524" w:rsidRDefault="0045258E" w14:paraId="2857A6B9" w14:textId="77777777"/>
    <w:p w:rsidR="0045258E" w:rsidP="00AE5524" w:rsidRDefault="00AC57E6" w14:paraId="3AB85E23" w14:textId="4C100E65">
      <w:r w:rsidRPr="7C15921F">
        <w:rPr>
          <w:lang w:val="en-US"/>
        </w:rPr>
        <w:t xml:space="preserve">Step 1: </w:t>
      </w:r>
      <w:r w:rsidRPr="7C15921F" w:rsidR="00BB11EF">
        <w:rPr>
          <w:lang w:val="en-US"/>
        </w:rPr>
        <w:t>Select</w:t>
      </w:r>
      <w:r w:rsidRPr="7C15921F" w:rsidR="0045258E">
        <w:rPr>
          <w:lang w:val="en-US"/>
        </w:rPr>
        <w:t xml:space="preserve"> top three intelligence identified in “Section 2”.</w:t>
      </w:r>
    </w:p>
    <w:p w:rsidR="00AC57E6" w:rsidP="00AE5524" w:rsidRDefault="00AC57E6" w14:paraId="29E1BFC3" w14:textId="77777777"/>
    <w:p w:rsidR="00F47204" w:rsidP="00AE5524" w:rsidRDefault="00AC57E6" w14:paraId="639CE34C" w14:textId="4CDF8963">
      <w:r>
        <w:t xml:space="preserve">Step 2: </w:t>
      </w:r>
      <w:r w:rsidR="00F47204">
        <w:t>Refer to following table for output:</w:t>
      </w:r>
    </w:p>
    <w:p w:rsidR="003C763F" w:rsidP="00AE5524" w:rsidRDefault="003C763F" w14:paraId="074EAB16" w14:textId="7A8D1195"/>
    <w:p w:rsidR="003C763F" w:rsidP="00AE5524" w:rsidRDefault="003C763F" w14:paraId="70061D31" w14:textId="4C4CBDA3">
      <w:r>
        <w:t>Linguistic</w:t>
      </w:r>
      <w:r w:rsidR="000B3B8E">
        <w:t xml:space="preserve"> </w:t>
      </w:r>
      <w:r w:rsidR="000B3B8E">
        <w:rPr>
          <w:rFonts w:ascii="Arial Unicode MS" w:hAnsi="Arial Unicode MS" w:eastAsia="Arial Unicode MS" w:cs="Arial Unicode MS"/>
        </w:rPr>
        <w:t>→</w:t>
      </w:r>
      <w:r w:rsidR="001A1D38">
        <w:t xml:space="preserve"> </w:t>
      </w:r>
      <w:r>
        <w:t>Verbal content</w:t>
      </w:r>
    </w:p>
    <w:p w:rsidR="003C763F" w:rsidP="00AE5524" w:rsidRDefault="003C763F" w14:paraId="359AD577" w14:textId="15657E4F">
      <w:r>
        <w:t>Logic-Mathematical</w:t>
      </w:r>
      <w:r w:rsidR="000B3B8E">
        <w:t xml:space="preserve"> </w:t>
      </w:r>
      <w:r w:rsidR="000B3B8E">
        <w:rPr>
          <w:rFonts w:ascii="Arial Unicode MS" w:hAnsi="Arial Unicode MS" w:eastAsia="Arial Unicode MS" w:cs="Arial Unicode MS"/>
        </w:rPr>
        <w:t>→</w:t>
      </w:r>
      <w:r w:rsidR="001A1D38">
        <w:t xml:space="preserve"> </w:t>
      </w:r>
      <w:r>
        <w:t>Logic and facts</w:t>
      </w:r>
    </w:p>
    <w:p w:rsidR="003C763F" w:rsidP="00AE5524" w:rsidRDefault="003C763F" w14:paraId="0FFC0908" w14:textId="205E50F5">
      <w:r>
        <w:t>Interpersonal</w:t>
      </w:r>
      <w:r w:rsidR="000B3B8E">
        <w:t xml:space="preserve"> </w:t>
      </w:r>
      <w:r w:rsidR="000B3B8E">
        <w:rPr>
          <w:rFonts w:ascii="Arial Unicode MS" w:hAnsi="Arial Unicode MS" w:eastAsia="Arial Unicode MS" w:cs="Arial Unicode MS"/>
        </w:rPr>
        <w:t>→</w:t>
      </w:r>
      <w:r w:rsidR="001A1D38">
        <w:t xml:space="preserve"> </w:t>
      </w:r>
      <w:r>
        <w:t>Group dis</w:t>
      </w:r>
      <w:r w:rsidR="001A1D38">
        <w:t>cu</w:t>
      </w:r>
      <w:r>
        <w:t>ssions</w:t>
      </w:r>
    </w:p>
    <w:p w:rsidR="003C763F" w:rsidP="00AE5524" w:rsidRDefault="003C763F" w14:paraId="52F3205E" w14:textId="00A86113">
      <w:r>
        <w:t>Musical</w:t>
      </w:r>
      <w:r w:rsidR="000B3B8E">
        <w:rPr>
          <w:rFonts w:ascii="Arial Unicode MS" w:hAnsi="Arial Unicode MS" w:eastAsia="Arial Unicode MS" w:cs="Arial Unicode MS"/>
        </w:rPr>
        <w:t>→</w:t>
      </w:r>
      <w:r w:rsidR="00775817">
        <w:t xml:space="preserve"> </w:t>
      </w:r>
      <w:r>
        <w:t>Music and Art</w:t>
      </w:r>
    </w:p>
    <w:p w:rsidR="003C763F" w:rsidP="00AE5524" w:rsidRDefault="003C763F" w14:paraId="542D9349" w14:textId="669D6C7C">
      <w:r>
        <w:t>Naturalistic</w:t>
      </w:r>
      <w:r w:rsidR="000B3B8E">
        <w:t xml:space="preserve"> </w:t>
      </w:r>
      <w:r w:rsidR="000B3B8E">
        <w:rPr>
          <w:rFonts w:ascii="Arial Unicode MS" w:hAnsi="Arial Unicode MS" w:eastAsia="Arial Unicode MS" w:cs="Arial Unicode MS"/>
        </w:rPr>
        <w:t xml:space="preserve">→ </w:t>
      </w:r>
      <w:r>
        <w:t>Real world applications</w:t>
      </w:r>
    </w:p>
    <w:p w:rsidR="003C763F" w:rsidP="00AE5524" w:rsidRDefault="003C763F" w14:paraId="737828E4" w14:textId="708963C0">
      <w:r>
        <w:t>Spatial</w:t>
      </w:r>
      <w:r>
        <w:tab/>
      </w:r>
      <w:r w:rsidR="000B3B8E">
        <w:rPr>
          <w:rFonts w:ascii="Arial Unicode MS" w:hAnsi="Arial Unicode MS" w:eastAsia="Arial Unicode MS" w:cs="Arial Unicode MS"/>
        </w:rPr>
        <w:t xml:space="preserve">→ </w:t>
      </w:r>
      <w:r>
        <w:t>Abstract concepts</w:t>
      </w:r>
    </w:p>
    <w:p w:rsidR="003C763F" w:rsidP="00AE5524" w:rsidRDefault="003C763F" w14:paraId="63C596B5" w14:textId="1B324055">
      <w:r>
        <w:t>Kinesthetic</w:t>
      </w:r>
      <w:r w:rsidR="000B3B8E">
        <w:t xml:space="preserve"> </w:t>
      </w:r>
      <w:r w:rsidR="000B3B8E">
        <w:rPr>
          <w:rFonts w:ascii="Arial Unicode MS" w:hAnsi="Arial Unicode MS" w:eastAsia="Arial Unicode MS" w:cs="Arial Unicode MS"/>
        </w:rPr>
        <w:t>→</w:t>
      </w:r>
      <w:r>
        <w:tab/>
      </w:r>
      <w:r>
        <w:t>Hands-on activities</w:t>
      </w:r>
    </w:p>
    <w:p w:rsidR="0045258E" w:rsidP="00AE5524" w:rsidRDefault="003C763F" w14:paraId="1D190973" w14:textId="6F213984">
      <w:r>
        <w:t>Intrapersonal</w:t>
      </w:r>
      <w:r w:rsidR="000B3B8E">
        <w:rPr>
          <w:rFonts w:ascii="Arial Unicode MS" w:hAnsi="Arial Unicode MS" w:eastAsia="Arial Unicode MS" w:cs="Arial Unicode MS"/>
        </w:rPr>
        <w:t>→</w:t>
      </w:r>
      <w:r w:rsidR="00775817">
        <w:t xml:space="preserve"> </w:t>
      </w:r>
      <w:r>
        <w:t>Emotion and insight</w:t>
      </w:r>
    </w:p>
    <w:p w:rsidR="008B749D" w:rsidP="00AE5524" w:rsidRDefault="008B749D" w14:paraId="5B7E5403" w14:textId="77777777"/>
    <w:p w:rsidR="008B749D" w:rsidP="00AE5524" w:rsidRDefault="00AC57E6" w14:paraId="64648337" w14:textId="14D7BC87">
      <w:r w:rsidRPr="7C15921F">
        <w:rPr>
          <w:lang w:val="en-US"/>
        </w:rPr>
        <w:t xml:space="preserve">Step 3: </w:t>
      </w:r>
      <w:r w:rsidRPr="7C15921F" w:rsidR="008B749D">
        <w:rPr>
          <w:lang w:val="en-US"/>
        </w:rPr>
        <w:t>Populate appropriate phrase in the output.</w:t>
      </w:r>
    </w:p>
    <w:p w:rsidR="008B749D" w:rsidP="00AE5524" w:rsidRDefault="008B749D" w14:paraId="30D1317E" w14:textId="77777777"/>
    <w:p w:rsidR="008B749D" w:rsidP="00AE5524" w:rsidRDefault="008B749D" w14:paraId="5ECF0024" w14:textId="77777777"/>
    <w:p w:rsidR="008B749D" w:rsidP="00AE5524" w:rsidRDefault="00AC57E6" w14:paraId="6BFB52FA" w14:textId="7C386187">
      <w:pPr>
        <w:pStyle w:val="Heading3"/>
        <w:numPr>
          <w:ilvl w:val="3"/>
          <w:numId w:val="9"/>
        </w:numPr>
        <w:ind w:left="1134"/>
      </w:pPr>
      <w:r w:rsidRPr="7C15921F">
        <w:rPr>
          <w:lang w:val="en-US"/>
        </w:rPr>
        <w:t>Find appropriate content for “________ is not comfortable with”</w:t>
      </w:r>
    </w:p>
    <w:p w:rsidRPr="008439C2" w:rsidR="00AC57E6" w:rsidP="00AE5524" w:rsidRDefault="00AC57E6" w14:paraId="69A3F376" w14:textId="09971903">
      <w:pPr>
        <w:pStyle w:val="Heading4"/>
      </w:pPr>
      <w:r w:rsidRPr="008439C2">
        <w:t xml:space="preserve">Step 1: </w:t>
      </w:r>
      <w:r w:rsidRPr="008439C2" w:rsidR="00CA25E5">
        <w:t xml:space="preserve">Find </w:t>
      </w:r>
      <w:r w:rsidRPr="008439C2" w:rsidR="008439C2">
        <w:t>Bottom</w:t>
      </w:r>
      <w:r w:rsidRPr="008439C2" w:rsidR="00CA25E5">
        <w:t xml:space="preserve"> three intelligence.</w:t>
      </w:r>
    </w:p>
    <w:p w:rsidR="00444392" w:rsidP="00AE5524" w:rsidRDefault="00444392" w14:paraId="7C81B37E" w14:textId="77777777"/>
    <w:p w:rsidR="00444392" w:rsidP="00AE5524" w:rsidRDefault="00444392" w14:paraId="71317B65" w14:textId="77777777">
      <w:r>
        <w:t>The quiz assesses eight intelligence types:</w:t>
      </w:r>
    </w:p>
    <w:p w:rsidR="00444392" w:rsidP="00AE5524" w:rsidRDefault="00444392" w14:paraId="1257C65C" w14:textId="77777777"/>
    <w:p w:rsidRPr="00752500" w:rsidR="00444392" w:rsidP="00AE5524" w:rsidRDefault="00444392" w14:paraId="4C6163DB" w14:textId="77777777">
      <w:pPr>
        <w:numPr>
          <w:ilvl w:val="0"/>
          <w:numId w:val="2"/>
        </w:numPr>
        <w:rPr>
          <w:b/>
        </w:rPr>
      </w:pPr>
      <w:r w:rsidRPr="00752500">
        <w:rPr>
          <w:b/>
        </w:rPr>
        <w:t>Body-Kinesthetic</w:t>
      </w:r>
    </w:p>
    <w:p w:rsidRPr="00752500" w:rsidR="00444392" w:rsidP="00AE5524" w:rsidRDefault="00444392" w14:paraId="4F409762" w14:textId="77777777">
      <w:pPr>
        <w:numPr>
          <w:ilvl w:val="0"/>
          <w:numId w:val="2"/>
        </w:numPr>
        <w:rPr>
          <w:b/>
        </w:rPr>
      </w:pPr>
      <w:r w:rsidRPr="00752500">
        <w:rPr>
          <w:b/>
        </w:rPr>
        <w:t xml:space="preserve">Naturalistic </w:t>
      </w:r>
    </w:p>
    <w:p w:rsidRPr="00752500" w:rsidR="00444392" w:rsidP="00AE5524" w:rsidRDefault="00444392" w14:paraId="7BFC67BC" w14:textId="77777777">
      <w:pPr>
        <w:numPr>
          <w:ilvl w:val="0"/>
          <w:numId w:val="2"/>
        </w:numPr>
        <w:rPr>
          <w:b/>
        </w:rPr>
      </w:pPr>
      <w:r w:rsidRPr="00752500">
        <w:rPr>
          <w:b/>
        </w:rPr>
        <w:t>Logic Mathematical</w:t>
      </w:r>
    </w:p>
    <w:p w:rsidRPr="00752500" w:rsidR="00444392" w:rsidP="00AE5524" w:rsidRDefault="00444392" w14:paraId="1D248F09" w14:textId="77777777">
      <w:pPr>
        <w:numPr>
          <w:ilvl w:val="0"/>
          <w:numId w:val="2"/>
        </w:numPr>
        <w:rPr>
          <w:b/>
        </w:rPr>
      </w:pPr>
      <w:r w:rsidRPr="00752500">
        <w:rPr>
          <w:b/>
        </w:rPr>
        <w:t>Musical</w:t>
      </w:r>
    </w:p>
    <w:p w:rsidRPr="00752500" w:rsidR="00444392" w:rsidP="00AE5524" w:rsidRDefault="00444392" w14:paraId="1E9009F0" w14:textId="77777777">
      <w:pPr>
        <w:numPr>
          <w:ilvl w:val="0"/>
          <w:numId w:val="2"/>
        </w:numPr>
        <w:rPr>
          <w:b/>
        </w:rPr>
      </w:pPr>
      <w:r w:rsidRPr="00752500">
        <w:rPr>
          <w:b/>
        </w:rPr>
        <w:t>Visuo-Spatial</w:t>
      </w:r>
    </w:p>
    <w:p w:rsidRPr="00752500" w:rsidR="00444392" w:rsidP="00AE5524" w:rsidRDefault="00444392" w14:paraId="16DA0279" w14:textId="77777777">
      <w:pPr>
        <w:numPr>
          <w:ilvl w:val="0"/>
          <w:numId w:val="2"/>
        </w:numPr>
        <w:rPr>
          <w:b/>
        </w:rPr>
      </w:pPr>
      <w:r w:rsidRPr="00752500">
        <w:rPr>
          <w:b/>
        </w:rPr>
        <w:t>Interpersonal</w:t>
      </w:r>
    </w:p>
    <w:p w:rsidR="00444392" w:rsidP="00AE5524" w:rsidRDefault="00444392" w14:paraId="449D9DF8" w14:textId="77777777">
      <w:pPr>
        <w:numPr>
          <w:ilvl w:val="0"/>
          <w:numId w:val="2"/>
        </w:numPr>
        <w:rPr>
          <w:b/>
        </w:rPr>
      </w:pPr>
      <w:r w:rsidRPr="00752500">
        <w:rPr>
          <w:b/>
        </w:rPr>
        <w:t>Intrapersonal</w:t>
      </w:r>
    </w:p>
    <w:p w:rsidR="00444392" w:rsidP="00AE5524" w:rsidRDefault="00444392" w14:paraId="6DC20DE8" w14:textId="77777777">
      <w:pPr>
        <w:numPr>
          <w:ilvl w:val="0"/>
          <w:numId w:val="2"/>
        </w:numPr>
        <w:rPr>
          <w:b/>
        </w:rPr>
      </w:pPr>
      <w:r>
        <w:rPr>
          <w:b/>
        </w:rPr>
        <w:t>Linguistic</w:t>
      </w:r>
    </w:p>
    <w:p w:rsidR="00444392" w:rsidP="00AE5524" w:rsidRDefault="00444392" w14:paraId="489C5CD1" w14:textId="77777777"/>
    <w:p w:rsidR="00444392" w:rsidP="00AE5524" w:rsidRDefault="00444392" w14:paraId="31A1882E" w14:textId="77777777">
      <w:r>
        <w:t>Each type is assigned a raw score based on quiz results.</w:t>
      </w:r>
    </w:p>
    <w:p w:rsidR="00D5026C" w:rsidP="00AE5524" w:rsidRDefault="00850598" w14:paraId="600ACE01" w14:textId="3890F85D">
      <w:pPr>
        <w:pStyle w:val="Heading4"/>
      </w:pPr>
      <w:r w:rsidRPr="7C15921F">
        <w:rPr>
          <w:lang w:val="en-US"/>
        </w:rPr>
        <w:t xml:space="preserve">Step </w:t>
      </w:r>
      <w:r w:rsidRPr="7C15921F" w:rsidR="00444392">
        <w:rPr>
          <w:lang w:val="en-US"/>
        </w:rPr>
        <w:t xml:space="preserve">2. </w:t>
      </w:r>
      <w:r w:rsidRPr="7C15921F" w:rsidR="00D5026C">
        <w:rPr>
          <w:lang w:val="en-US"/>
        </w:rPr>
        <w:t xml:space="preserve">Eliminate top 3 intelligence identified in “Section 2” </w:t>
      </w:r>
    </w:p>
    <w:p w:rsidRPr="00925FB4" w:rsidR="00925FB4" w:rsidP="00AE5524" w:rsidRDefault="00925FB4" w14:paraId="4C4C370A" w14:textId="77777777">
      <w:pPr>
        <w:rPr>
          <w:b/>
        </w:rPr>
      </w:pPr>
      <w:r>
        <w:t>Example: top 3 intelligence of a child are</w:t>
      </w:r>
    </w:p>
    <w:p w:rsidRPr="00925FB4" w:rsidR="00925FB4" w:rsidP="00AE5524" w:rsidRDefault="00925FB4" w14:paraId="20AA6094" w14:textId="4C4893E9">
      <w:pPr>
        <w:numPr>
          <w:ilvl w:val="0"/>
          <w:numId w:val="14"/>
        </w:numPr>
        <w:rPr>
          <w:bCs/>
        </w:rPr>
      </w:pPr>
      <w:r w:rsidRPr="00925FB4">
        <w:rPr>
          <w:bCs/>
        </w:rPr>
        <w:t>Body-Kinesthetic</w:t>
      </w:r>
    </w:p>
    <w:p w:rsidRPr="00925FB4" w:rsidR="00925FB4" w:rsidP="00AE5524" w:rsidRDefault="00925FB4" w14:paraId="4347E0DC" w14:textId="77777777">
      <w:pPr>
        <w:numPr>
          <w:ilvl w:val="0"/>
          <w:numId w:val="14"/>
        </w:numPr>
        <w:rPr>
          <w:bCs/>
        </w:rPr>
      </w:pPr>
      <w:r w:rsidRPr="00925FB4">
        <w:rPr>
          <w:bCs/>
        </w:rPr>
        <w:t xml:space="preserve">Naturalistic </w:t>
      </w:r>
    </w:p>
    <w:p w:rsidR="00925FB4" w:rsidP="00AE5524" w:rsidRDefault="00925FB4" w14:paraId="51EA5E91" w14:textId="68585198">
      <w:pPr>
        <w:pStyle w:val="ListParagraph"/>
        <w:numPr>
          <w:ilvl w:val="0"/>
          <w:numId w:val="14"/>
        </w:numPr>
        <w:rPr>
          <w:bCs/>
        </w:rPr>
      </w:pPr>
      <w:r w:rsidRPr="00925FB4">
        <w:rPr>
          <w:bCs/>
        </w:rPr>
        <w:t>Logic Mathematical</w:t>
      </w:r>
    </w:p>
    <w:p w:rsidR="00925FB4" w:rsidP="00AE5524" w:rsidRDefault="00925FB4" w14:paraId="551038D2" w14:textId="77777777">
      <w:pPr>
        <w:rPr>
          <w:bCs/>
        </w:rPr>
      </w:pPr>
    </w:p>
    <w:p w:rsidR="00925FB4" w:rsidP="00AE5524" w:rsidRDefault="00925FB4" w14:paraId="02860C33" w14:textId="62624A06">
      <w:r w:rsidRPr="7C15921F">
        <w:rPr>
          <w:lang w:val="en-US"/>
        </w:rPr>
        <w:t xml:space="preserve">Hence list for identifying </w:t>
      </w:r>
      <w:r w:rsidRPr="7C15921F" w:rsidR="003D4A2C">
        <w:rPr>
          <w:lang w:val="en-US"/>
        </w:rPr>
        <w:t>bottom</w:t>
      </w:r>
      <w:r w:rsidRPr="7C15921F">
        <w:rPr>
          <w:lang w:val="en-US"/>
        </w:rPr>
        <w:t xml:space="preserve"> 3 intelligence will include </w:t>
      </w:r>
      <w:r w:rsidRPr="7C15921F" w:rsidR="00C71B27">
        <w:rPr>
          <w:lang w:val="en-US"/>
        </w:rPr>
        <w:t>5 intelligences</w:t>
      </w:r>
    </w:p>
    <w:p w:rsidR="00C71B27" w:rsidP="00AE5524" w:rsidRDefault="00C71B27" w14:paraId="28307E48" w14:textId="35038F11">
      <w:pPr>
        <w:rPr>
          <w:bCs/>
        </w:rPr>
      </w:pPr>
      <w:r>
        <w:rPr>
          <w:bCs/>
        </w:rPr>
        <w:t xml:space="preserve"> In this example the five intelligences will be</w:t>
      </w:r>
    </w:p>
    <w:p w:rsidRPr="00C71B27" w:rsidR="00C71B27" w:rsidP="00AE5524" w:rsidRDefault="00C71B27" w14:paraId="1B774A65" w14:textId="77777777">
      <w:pPr>
        <w:numPr>
          <w:ilvl w:val="0"/>
          <w:numId w:val="2"/>
        </w:numPr>
        <w:rPr>
          <w:bCs/>
        </w:rPr>
      </w:pPr>
      <w:r w:rsidRPr="00C71B27">
        <w:rPr>
          <w:bCs/>
        </w:rPr>
        <w:t>Musical</w:t>
      </w:r>
    </w:p>
    <w:p w:rsidRPr="00C71B27" w:rsidR="00C71B27" w:rsidP="00AE5524" w:rsidRDefault="00C71B27" w14:paraId="4A6DC4FB" w14:textId="77777777">
      <w:pPr>
        <w:numPr>
          <w:ilvl w:val="0"/>
          <w:numId w:val="2"/>
        </w:numPr>
        <w:rPr>
          <w:bCs/>
        </w:rPr>
      </w:pPr>
      <w:r w:rsidRPr="00C71B27">
        <w:rPr>
          <w:bCs/>
        </w:rPr>
        <w:t>Visuo-Spatial</w:t>
      </w:r>
    </w:p>
    <w:p w:rsidRPr="00C71B27" w:rsidR="00C71B27" w:rsidP="00AE5524" w:rsidRDefault="00C71B27" w14:paraId="702AA52D" w14:textId="77777777">
      <w:pPr>
        <w:numPr>
          <w:ilvl w:val="0"/>
          <w:numId w:val="2"/>
        </w:numPr>
        <w:rPr>
          <w:bCs/>
        </w:rPr>
      </w:pPr>
      <w:r w:rsidRPr="00C71B27">
        <w:rPr>
          <w:bCs/>
        </w:rPr>
        <w:t>Interpersonal</w:t>
      </w:r>
    </w:p>
    <w:p w:rsidRPr="00C71B27" w:rsidR="00C71B27" w:rsidP="00AE5524" w:rsidRDefault="00C71B27" w14:paraId="2F0FA0F1" w14:textId="77777777">
      <w:pPr>
        <w:numPr>
          <w:ilvl w:val="0"/>
          <w:numId w:val="2"/>
        </w:numPr>
        <w:rPr>
          <w:bCs/>
        </w:rPr>
      </w:pPr>
      <w:r w:rsidRPr="00C71B27">
        <w:rPr>
          <w:bCs/>
        </w:rPr>
        <w:t>Intrapersonal</w:t>
      </w:r>
    </w:p>
    <w:p w:rsidRPr="00C71B27" w:rsidR="00C71B27" w:rsidP="00AE5524" w:rsidRDefault="00C71B27" w14:paraId="059DFF1E" w14:textId="77777777">
      <w:pPr>
        <w:numPr>
          <w:ilvl w:val="0"/>
          <w:numId w:val="2"/>
        </w:numPr>
        <w:rPr>
          <w:bCs/>
        </w:rPr>
      </w:pPr>
      <w:r w:rsidRPr="00C71B27">
        <w:rPr>
          <w:bCs/>
        </w:rPr>
        <w:t>Linguistic</w:t>
      </w:r>
    </w:p>
    <w:p w:rsidRPr="00925FB4" w:rsidR="00C71B27" w:rsidP="00AE5524" w:rsidRDefault="00C71B27" w14:paraId="75E2E2B2" w14:textId="77777777">
      <w:pPr>
        <w:rPr>
          <w:bCs/>
        </w:rPr>
      </w:pPr>
    </w:p>
    <w:p w:rsidR="00444392" w:rsidP="00AE5524" w:rsidRDefault="00850598" w14:paraId="1CF226C7" w14:textId="26DD0A77">
      <w:pPr>
        <w:pStyle w:val="Heading4"/>
      </w:pPr>
      <w:r>
        <w:t xml:space="preserve">Step </w:t>
      </w:r>
      <w:r w:rsidR="00925FB4">
        <w:t xml:space="preserve">3. </w:t>
      </w:r>
      <w:r w:rsidR="00444392">
        <w:t>Converting Raw Scores to Stanines</w:t>
      </w:r>
    </w:p>
    <w:p w:rsidR="00444392" w:rsidP="00AE5524" w:rsidRDefault="00444392" w14:paraId="10C66082" w14:textId="77777777"/>
    <w:p w:rsidR="00444392" w:rsidP="00AE5524" w:rsidRDefault="00444392" w14:paraId="25712841" w14:textId="77777777">
      <w:r>
        <w:t>Based on the scores convert them into Stanines as follows:</w:t>
      </w:r>
    </w:p>
    <w:p w:rsidR="00444392" w:rsidP="00AE5524" w:rsidRDefault="00444392" w14:paraId="012214F7" w14:textId="77777777"/>
    <w:p w:rsidR="00444392" w:rsidP="00AE5524" w:rsidRDefault="00444392" w14:paraId="138B08EC" w14:textId="77777777">
      <w:r w:rsidRPr="7C15921F">
        <w:rPr>
          <w:lang w:val="en-US"/>
        </w:rPr>
        <w:t>(Table will be added in future) and steps will be same as personality scores.</w:t>
      </w:r>
    </w:p>
    <w:p w:rsidR="00444392" w:rsidP="00AE5524" w:rsidRDefault="00444392" w14:paraId="57E1FA42" w14:textId="77777777"/>
    <w:p w:rsidR="00444392" w:rsidP="00AE5524" w:rsidRDefault="00DE690E" w14:paraId="134AA7FC" w14:textId="2E9EB1E8">
      <w:pPr>
        <w:pStyle w:val="Heading4"/>
      </w:pPr>
      <w:r w:rsidRPr="7C15921F">
        <w:rPr>
          <w:lang w:val="en-US"/>
        </w:rPr>
        <w:t>Step 4</w:t>
      </w:r>
      <w:r w:rsidRPr="7C15921F" w:rsidR="00444392">
        <w:rPr>
          <w:lang w:val="en-US"/>
        </w:rPr>
        <w:t xml:space="preserve">. Identifying </w:t>
      </w:r>
      <w:r w:rsidRPr="7C15921F" w:rsidR="008439C2">
        <w:rPr>
          <w:lang w:val="en-US"/>
        </w:rPr>
        <w:t>Bottom 3</w:t>
      </w:r>
      <w:r w:rsidRPr="7C15921F" w:rsidR="00444392">
        <w:rPr>
          <w:lang w:val="en-US"/>
        </w:rPr>
        <w:t xml:space="preserve"> Intelligence Types</w:t>
      </w:r>
    </w:p>
    <w:p w:rsidR="00444392" w:rsidP="00AE5524" w:rsidRDefault="00444392" w14:paraId="321B1CDB" w14:textId="6471FE7C">
      <w:r w:rsidRPr="7C15921F">
        <w:rPr>
          <w:lang w:val="en-US"/>
        </w:rPr>
        <w:t xml:space="preserve">Based on the converted stanines, find the </w:t>
      </w:r>
      <w:r w:rsidRPr="7C15921F" w:rsidR="00CA6B25">
        <w:rPr>
          <w:lang w:val="en-US"/>
        </w:rPr>
        <w:t>bottom</w:t>
      </w:r>
      <w:r w:rsidRPr="7C15921F">
        <w:rPr>
          <w:lang w:val="en-US"/>
        </w:rPr>
        <w:t xml:space="preserve"> 3 intelligence types scores. </w:t>
      </w:r>
    </w:p>
    <w:p w:rsidR="00444392" w:rsidP="00AE5524" w:rsidRDefault="00444392" w14:paraId="552EBAC6" w14:textId="525A07E1">
      <w:pPr>
        <w:pStyle w:val="Heading4"/>
      </w:pPr>
      <w:r w:rsidRPr="7C15921F">
        <w:rPr>
          <w:lang w:val="en-US"/>
        </w:rPr>
        <w:t xml:space="preserve">Case 1: </w:t>
      </w:r>
      <w:r w:rsidRPr="7C15921F" w:rsidR="00CA6B25">
        <w:rPr>
          <w:lang w:val="en-US"/>
        </w:rPr>
        <w:t>Bottom</w:t>
      </w:r>
      <w:r w:rsidRPr="7C15921F">
        <w:rPr>
          <w:lang w:val="en-US"/>
        </w:rPr>
        <w:t xml:space="preserve"> 3 Scores are Unique</w:t>
      </w:r>
    </w:p>
    <w:p w:rsidR="00444392" w:rsidP="00AE5524" w:rsidRDefault="00444392" w14:paraId="7CC02720" w14:textId="3084703E" w14:noSpellErr="1">
      <w:pPr>
        <w:numPr>
          <w:ilvl w:val="0"/>
          <w:numId w:val="4"/>
        </w:numPr>
        <w:rPr/>
      </w:pPr>
      <w:r w:rsidRPr="0E4DAA93" w:rsidR="00444392">
        <w:rPr>
          <w:lang w:val="en-US"/>
        </w:rPr>
        <w:t xml:space="preserve">Sort the types </w:t>
      </w:r>
      <w:r w:rsidRPr="0E4DAA93" w:rsidR="00444392">
        <w:rPr>
          <w:lang w:val="en-US"/>
        </w:rPr>
        <w:t>by</w:t>
      </w:r>
      <w:r w:rsidRPr="0E4DAA93" w:rsidR="00444392">
        <w:rPr>
          <w:lang w:val="en-US"/>
        </w:rPr>
        <w:t xml:space="preserve"> their Raw (stanine) scores in </w:t>
      </w:r>
      <w:r w:rsidRPr="0E4DAA93" w:rsidR="00CA6B25">
        <w:rPr>
          <w:lang w:val="en-US"/>
        </w:rPr>
        <w:t xml:space="preserve">ascending </w:t>
      </w:r>
      <w:r w:rsidRPr="0E4DAA93" w:rsidR="00444392">
        <w:rPr>
          <w:lang w:val="en-US"/>
        </w:rPr>
        <w:t>order.</w:t>
      </w:r>
    </w:p>
    <w:p w:rsidR="00444392" w:rsidP="00AE5524" w:rsidRDefault="00444392" w14:paraId="72A9F7B9" w14:textId="29DCBE03">
      <w:pPr>
        <w:numPr>
          <w:ilvl w:val="0"/>
          <w:numId w:val="4"/>
        </w:numPr>
      </w:pPr>
      <w:r>
        <w:t xml:space="preserve">Select the </w:t>
      </w:r>
      <w:r w:rsidR="00CA6B25">
        <w:t>bottom</w:t>
      </w:r>
      <w:r>
        <w:t xml:space="preserve"> 3 unique types.</w:t>
      </w:r>
    </w:p>
    <w:p w:rsidR="00444392" w:rsidP="00AE5524" w:rsidRDefault="00444392" w14:paraId="7D917335" w14:textId="77777777">
      <w:pPr>
        <w:ind w:left="720" w:firstLine="720"/>
      </w:pPr>
    </w:p>
    <w:p w:rsidR="00444392" w:rsidP="00AE5524" w:rsidRDefault="00444392" w14:paraId="4FFDB3F6" w14:textId="77777777">
      <w:pPr>
        <w:ind w:left="720"/>
      </w:pPr>
    </w:p>
    <w:tbl>
      <w:tblPr>
        <w:tblStyle w:val="a2"/>
        <w:tblW w:w="3000" w:type="dxa"/>
        <w:jc w:val="center"/>
        <w:tblBorders>
          <w:top w:val="nil"/>
          <w:left w:val="nil"/>
          <w:bottom w:val="nil"/>
          <w:right w:val="nil"/>
          <w:insideH w:val="nil"/>
          <w:insideV w:val="nil"/>
        </w:tblBorders>
        <w:tblLayout w:type="fixed"/>
        <w:tblLook w:val="0600" w:firstRow="0" w:lastRow="0" w:firstColumn="0" w:lastColumn="0" w:noHBand="1" w:noVBand="1"/>
      </w:tblPr>
      <w:tblGrid>
        <w:gridCol w:w="2119"/>
        <w:gridCol w:w="881"/>
      </w:tblGrid>
      <w:tr w:rsidR="00444392" w:rsidTr="007D4927" w14:paraId="4B0FDB9C"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444392" w:rsidP="00AE5524" w:rsidRDefault="00444392" w14:paraId="52EDBA02" w14:textId="77777777">
            <w:pPr>
              <w:widowControl w:val="0"/>
              <w:rPr>
                <w:sz w:val="20"/>
                <w:szCs w:val="20"/>
              </w:rPr>
            </w:pPr>
            <w:r>
              <w:rPr>
                <w:b/>
                <w:sz w:val="20"/>
                <w:szCs w:val="20"/>
              </w:rPr>
              <w:t>Trait</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444392" w:rsidP="00AE5524" w:rsidRDefault="00444392" w14:paraId="0505D02C" w14:textId="77777777">
            <w:pPr>
              <w:widowControl w:val="0"/>
              <w:rPr>
                <w:sz w:val="20"/>
                <w:szCs w:val="20"/>
              </w:rPr>
            </w:pPr>
            <w:r>
              <w:rPr>
                <w:b/>
                <w:sz w:val="20"/>
                <w:szCs w:val="20"/>
              </w:rPr>
              <w:t>Stanine</w:t>
            </w:r>
          </w:p>
        </w:tc>
      </w:tr>
      <w:tr w:rsidR="00444392" w:rsidTr="00CA6B25" w14:paraId="21CB5550"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CA6B25" w:rsidR="00444392" w:rsidP="00AE5524" w:rsidRDefault="00444392" w14:paraId="3A68CF48" w14:textId="77777777">
            <w:pPr>
              <w:widowControl w:val="0"/>
              <w:rPr>
                <w:bCs/>
                <w:strike/>
                <w:sz w:val="20"/>
                <w:szCs w:val="20"/>
              </w:rPr>
            </w:pPr>
            <w:r w:rsidRPr="00CA6B25">
              <w:rPr>
                <w:bCs/>
                <w:strike/>
              </w:rPr>
              <w:t>Body-Kinesthetic</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Pr="00CA6B25" w:rsidR="00444392" w:rsidP="00AE5524" w:rsidRDefault="00444392" w14:paraId="61E4CE4D" w14:textId="77777777">
            <w:pPr>
              <w:widowControl w:val="0"/>
              <w:jc w:val="right"/>
              <w:rPr>
                <w:strike/>
                <w:sz w:val="20"/>
                <w:szCs w:val="20"/>
              </w:rPr>
            </w:pPr>
            <w:r w:rsidRPr="00CA6B25">
              <w:rPr>
                <w:strike/>
                <w:sz w:val="20"/>
                <w:szCs w:val="20"/>
              </w:rPr>
              <w:t>12</w:t>
            </w:r>
          </w:p>
        </w:tc>
      </w:tr>
      <w:tr w:rsidR="00444392" w:rsidTr="00CA6B25" w14:paraId="6526D713"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CA6B25" w:rsidR="00444392" w:rsidP="00AE5524" w:rsidRDefault="00444392" w14:paraId="1094A2C6" w14:textId="77777777">
            <w:pPr>
              <w:widowControl w:val="0"/>
              <w:rPr>
                <w:bCs/>
                <w:strike/>
                <w:sz w:val="20"/>
                <w:szCs w:val="20"/>
              </w:rPr>
            </w:pPr>
            <w:r w:rsidRPr="00CA6B25">
              <w:rPr>
                <w:bCs/>
                <w:strike/>
              </w:rPr>
              <w:t xml:space="preserve">Naturalistic </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Pr="00CA6B25" w:rsidR="00444392" w:rsidP="00AE5524" w:rsidRDefault="00444392" w14:paraId="31354F10" w14:textId="77777777">
            <w:pPr>
              <w:widowControl w:val="0"/>
              <w:jc w:val="right"/>
              <w:rPr>
                <w:strike/>
                <w:sz w:val="20"/>
                <w:szCs w:val="20"/>
              </w:rPr>
            </w:pPr>
            <w:r w:rsidRPr="00CA6B25">
              <w:rPr>
                <w:strike/>
                <w:sz w:val="20"/>
                <w:szCs w:val="20"/>
              </w:rPr>
              <w:t>11</w:t>
            </w:r>
          </w:p>
        </w:tc>
      </w:tr>
      <w:tr w:rsidR="00444392" w:rsidTr="00CA6B25" w14:paraId="5374263E"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CA6B25" w:rsidR="00444392" w:rsidP="00AE5524" w:rsidRDefault="00444392" w14:paraId="1E15F1EF" w14:textId="77777777">
            <w:pPr>
              <w:widowControl w:val="0"/>
              <w:rPr>
                <w:bCs/>
                <w:strike/>
                <w:sz w:val="20"/>
                <w:szCs w:val="20"/>
              </w:rPr>
            </w:pPr>
            <w:r w:rsidRPr="00CA6B25">
              <w:rPr>
                <w:bCs/>
                <w:strike/>
              </w:rPr>
              <w:t>Logic Mathematical</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Pr="00CA6B25" w:rsidR="00444392" w:rsidP="00AE5524" w:rsidRDefault="00444392" w14:paraId="4AEF253B" w14:textId="77777777">
            <w:pPr>
              <w:widowControl w:val="0"/>
              <w:jc w:val="right"/>
              <w:rPr>
                <w:strike/>
                <w:sz w:val="20"/>
                <w:szCs w:val="20"/>
              </w:rPr>
            </w:pPr>
            <w:r w:rsidRPr="00CA6B25">
              <w:rPr>
                <w:strike/>
                <w:sz w:val="20"/>
                <w:szCs w:val="20"/>
              </w:rPr>
              <w:t>10</w:t>
            </w:r>
          </w:p>
        </w:tc>
      </w:tr>
      <w:tr w:rsidR="00444392" w:rsidTr="007D4927" w14:paraId="68B731B6"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444392" w:rsidP="00AE5524" w:rsidRDefault="00444392" w14:paraId="29EC0240" w14:textId="77777777">
            <w:pPr>
              <w:widowControl w:val="0"/>
              <w:rPr>
                <w:bCs/>
                <w:sz w:val="20"/>
                <w:szCs w:val="20"/>
              </w:rPr>
            </w:pPr>
            <w:r w:rsidRPr="00F92BD0">
              <w:rPr>
                <w:bCs/>
              </w:rPr>
              <w:t>Musical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444392" w:rsidP="00AE5524" w:rsidRDefault="00444392" w14:paraId="5E1F100A" w14:textId="77777777">
            <w:pPr>
              <w:widowControl w:val="0"/>
              <w:jc w:val="right"/>
              <w:rPr>
                <w:sz w:val="20"/>
                <w:szCs w:val="20"/>
              </w:rPr>
            </w:pPr>
            <w:r>
              <w:rPr>
                <w:sz w:val="20"/>
                <w:szCs w:val="20"/>
              </w:rPr>
              <w:t>9</w:t>
            </w:r>
          </w:p>
        </w:tc>
      </w:tr>
      <w:tr w:rsidR="00444392" w:rsidTr="007D4927" w14:paraId="3FAD0945"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444392" w:rsidP="00AE5524" w:rsidRDefault="00444392" w14:paraId="56FB0A67" w14:textId="77777777">
            <w:pPr>
              <w:widowControl w:val="0"/>
              <w:rPr>
                <w:bCs/>
                <w:sz w:val="20"/>
                <w:szCs w:val="20"/>
              </w:rPr>
            </w:pPr>
            <w:r w:rsidRPr="00F92BD0">
              <w:rPr>
                <w:bCs/>
              </w:rPr>
              <w:t>Visuo-Spatial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444392" w:rsidP="00AE5524" w:rsidRDefault="00444392" w14:paraId="77CAF1D9" w14:textId="77777777">
            <w:pPr>
              <w:widowControl w:val="0"/>
              <w:jc w:val="right"/>
              <w:rPr>
                <w:sz w:val="20"/>
                <w:szCs w:val="20"/>
              </w:rPr>
            </w:pPr>
            <w:r>
              <w:rPr>
                <w:sz w:val="20"/>
                <w:szCs w:val="20"/>
              </w:rPr>
              <w:t>8</w:t>
            </w:r>
          </w:p>
        </w:tc>
      </w:tr>
      <w:tr w:rsidR="00444392" w:rsidTr="00CA6B25" w14:paraId="6EBCC9FB"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444392" w:rsidP="00AE5524" w:rsidRDefault="00444392" w14:paraId="6C496438" w14:textId="77777777">
            <w:pPr>
              <w:widowControl w:val="0"/>
              <w:rPr>
                <w:bCs/>
                <w:sz w:val="20"/>
                <w:szCs w:val="20"/>
              </w:rPr>
            </w:pPr>
            <w:r w:rsidRPr="00F92BD0">
              <w:rPr>
                <w:bCs/>
              </w:rPr>
              <w:t>Interpersonal</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444392" w:rsidP="00AE5524" w:rsidRDefault="00444392" w14:paraId="5696B579" w14:textId="77777777">
            <w:pPr>
              <w:widowControl w:val="0"/>
              <w:jc w:val="right"/>
              <w:rPr>
                <w:sz w:val="20"/>
                <w:szCs w:val="20"/>
              </w:rPr>
            </w:pPr>
            <w:r>
              <w:rPr>
                <w:sz w:val="20"/>
                <w:szCs w:val="20"/>
              </w:rPr>
              <w:t>7</w:t>
            </w:r>
          </w:p>
        </w:tc>
      </w:tr>
      <w:tr w:rsidR="00444392" w:rsidTr="00CA6B25" w14:paraId="63FD2F03"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444392" w:rsidP="00AE5524" w:rsidRDefault="00444392" w14:paraId="5B9D9905" w14:textId="77777777">
            <w:pPr>
              <w:widowControl w:val="0"/>
              <w:rPr>
                <w:bCs/>
                <w:sz w:val="20"/>
                <w:szCs w:val="20"/>
              </w:rPr>
            </w:pPr>
            <w:r w:rsidRPr="00F92BD0">
              <w:rPr>
                <w:bCs/>
              </w:rPr>
              <w:t>Intrapersonal</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444392" w:rsidP="00AE5524" w:rsidRDefault="00444392" w14:paraId="480431F4" w14:textId="77777777">
            <w:pPr>
              <w:widowControl w:val="0"/>
              <w:jc w:val="right"/>
              <w:rPr>
                <w:sz w:val="20"/>
                <w:szCs w:val="20"/>
              </w:rPr>
            </w:pPr>
            <w:r>
              <w:rPr>
                <w:sz w:val="20"/>
                <w:szCs w:val="20"/>
              </w:rPr>
              <w:t>6</w:t>
            </w:r>
          </w:p>
        </w:tc>
      </w:tr>
      <w:tr w:rsidR="00444392" w:rsidTr="00CA6B25" w14:paraId="27290218"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444392" w:rsidP="00AE5524" w:rsidRDefault="00444392" w14:paraId="030169F9" w14:textId="77777777">
            <w:pPr>
              <w:widowControl w:val="0"/>
              <w:rPr>
                <w:bCs/>
                <w:sz w:val="20"/>
                <w:szCs w:val="20"/>
              </w:rPr>
            </w:pPr>
            <w:r w:rsidRPr="00F92BD0">
              <w:rPr>
                <w:bCs/>
              </w:rPr>
              <w:t>Linguistic</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444392" w:rsidP="00AE5524" w:rsidRDefault="00444392" w14:paraId="684B2DCD" w14:textId="77777777">
            <w:pPr>
              <w:widowControl w:val="0"/>
              <w:jc w:val="right"/>
              <w:rPr>
                <w:sz w:val="20"/>
                <w:szCs w:val="20"/>
              </w:rPr>
            </w:pPr>
            <w:r>
              <w:rPr>
                <w:sz w:val="20"/>
                <w:szCs w:val="20"/>
              </w:rPr>
              <w:t>5</w:t>
            </w:r>
          </w:p>
        </w:tc>
      </w:tr>
    </w:tbl>
    <w:p w:rsidR="00444392" w:rsidP="00AE5524" w:rsidRDefault="00444392" w14:paraId="6B421D6C" w14:textId="77777777">
      <w:pPr>
        <w:ind w:left="720"/>
      </w:pPr>
    </w:p>
    <w:p w:rsidR="00444392" w:rsidP="00AE5524" w:rsidRDefault="00CA6B25" w14:paraId="626F95BE" w14:textId="6BF17E88">
      <w:r w:rsidRPr="7C15921F">
        <w:rPr>
          <w:lang w:val="en-US"/>
        </w:rPr>
        <w:t>Bottom</w:t>
      </w:r>
      <w:r w:rsidRPr="7C15921F" w:rsidR="00444392">
        <w:rPr>
          <w:lang w:val="en-US"/>
        </w:rPr>
        <w:t xml:space="preserve"> 3 intelligence Traits: </w:t>
      </w:r>
      <w:r w:rsidRPr="7C15921F">
        <w:rPr>
          <w:lang w:val="en-US"/>
        </w:rPr>
        <w:t>Interpersonal, Intrapersonal,  Linguistic</w:t>
      </w:r>
    </w:p>
    <w:p w:rsidR="00444392" w:rsidP="00AE5524" w:rsidRDefault="00444392" w14:paraId="6DD08E3C" w14:textId="77777777">
      <w:pPr>
        <w:ind w:left="720"/>
      </w:pPr>
    </w:p>
    <w:p w:rsidR="00444392" w:rsidP="00AE5524" w:rsidRDefault="00444392" w14:paraId="74ED896E" w14:textId="6DFC737A">
      <w:pPr>
        <w:pStyle w:val="Heading4"/>
      </w:pPr>
      <w:r>
        <w:t xml:space="preserve">Case 2: Multiple Scores in </w:t>
      </w:r>
      <w:r w:rsidR="00CA6B25">
        <w:t>bottom</w:t>
      </w:r>
      <w:r>
        <w:t xml:space="preserve"> Position</w:t>
      </w:r>
    </w:p>
    <w:p w:rsidR="00444392" w:rsidP="00AE5524" w:rsidRDefault="00444392" w14:paraId="57BE480E" w14:textId="77777777">
      <w:r>
        <w:t>When multiple types have the same Raw (stanine) score:</w:t>
      </w:r>
    </w:p>
    <w:p w:rsidR="00444392" w:rsidP="00AE5524" w:rsidRDefault="00444392" w14:paraId="39DF2E1B" w14:textId="77777777"/>
    <w:p w:rsidR="00F6165B" w:rsidP="00AE5524" w:rsidRDefault="00F6165B" w14:paraId="1AA4CB92" w14:textId="500083DD">
      <w:pPr>
        <w:numPr>
          <w:ilvl w:val="0"/>
          <w:numId w:val="3"/>
        </w:numPr>
      </w:pPr>
      <w:r w:rsidRPr="7C15921F">
        <w:rPr>
          <w:lang w:val="en-US"/>
        </w:rPr>
        <w:t>Eliminate top 3 intelligence as identified in SECTION 2</w:t>
      </w:r>
    </w:p>
    <w:p w:rsidR="00444392" w:rsidP="00AE5524" w:rsidRDefault="00444392" w14:paraId="41F8A6AA" w14:textId="140EE646" w14:noSpellErr="1">
      <w:pPr>
        <w:numPr>
          <w:ilvl w:val="0"/>
          <w:numId w:val="3"/>
        </w:numPr>
        <w:rPr/>
      </w:pPr>
      <w:r w:rsidRPr="0E4DAA93" w:rsidR="00444392">
        <w:rPr>
          <w:lang w:val="en-US"/>
        </w:rPr>
        <w:t xml:space="preserve">Map intelligence types </w:t>
      </w:r>
      <w:r w:rsidRPr="0E4DAA93" w:rsidR="00444392">
        <w:rPr>
          <w:lang w:val="en-US"/>
        </w:rPr>
        <w:t>to</w:t>
      </w:r>
      <w:r w:rsidRPr="0E4DAA93" w:rsidR="00444392">
        <w:rPr>
          <w:lang w:val="en-US"/>
        </w:rPr>
        <w:t xml:space="preserve"> personality traits.</w:t>
      </w:r>
    </w:p>
    <w:p w:rsidR="00444392" w:rsidP="00AE5524" w:rsidRDefault="00444392" w14:paraId="7B1E8DF6" w14:textId="77777777">
      <w:pPr>
        <w:numPr>
          <w:ilvl w:val="0"/>
          <w:numId w:val="3"/>
        </w:numPr>
      </w:pPr>
      <w:r>
        <w:t>Evaluate intelligence scores.</w:t>
      </w:r>
    </w:p>
    <w:p w:rsidR="00444392" w:rsidP="00AE5524" w:rsidRDefault="00444392" w14:paraId="5E391E23" w14:textId="77777777">
      <w:pPr>
        <w:numPr>
          <w:ilvl w:val="0"/>
          <w:numId w:val="3"/>
        </w:numPr>
      </w:pPr>
      <w:r>
        <w:t>Sort and rank based on personality scores.</w:t>
      </w:r>
    </w:p>
    <w:p w:rsidR="00444392" w:rsidP="00AE5524" w:rsidRDefault="00444392" w14:paraId="504603A6" w14:textId="77777777"/>
    <w:p w:rsidR="00B65322" w:rsidP="00AE5524" w:rsidRDefault="00B65322" w14:paraId="477DFE3F" w14:textId="5CA745DB">
      <w:proofErr w:type="spellStart"/>
      <w:proofErr w:type="gramStart"/>
      <w:r w:rsidRPr="7C15921F">
        <w:rPr>
          <w:lang w:val="en-US"/>
        </w:rPr>
        <w:t>Lets</w:t>
      </w:r>
      <w:proofErr w:type="spellEnd"/>
      <w:proofErr w:type="gramEnd"/>
      <w:r w:rsidRPr="7C15921F">
        <w:rPr>
          <w:lang w:val="en-US"/>
        </w:rPr>
        <w:t xml:space="preserve"> assume top 3 intelligence of the child are logic mathematical, interpersonal and linguistic. </w:t>
      </w:r>
    </w:p>
    <w:p w:rsidR="00444392" w:rsidP="00AE5524" w:rsidRDefault="00444392" w14:paraId="2906D677" w14:textId="77777777"/>
    <w:tbl>
      <w:tblPr>
        <w:tblStyle w:val="a2"/>
        <w:tblW w:w="3000" w:type="dxa"/>
        <w:jc w:val="center"/>
        <w:tblBorders>
          <w:top w:val="nil"/>
          <w:left w:val="nil"/>
          <w:bottom w:val="nil"/>
          <w:right w:val="nil"/>
          <w:insideH w:val="nil"/>
          <w:insideV w:val="nil"/>
        </w:tblBorders>
        <w:tblLayout w:type="fixed"/>
        <w:tblLook w:val="0600" w:firstRow="0" w:lastRow="0" w:firstColumn="0" w:lastColumn="0" w:noHBand="1" w:noVBand="1"/>
      </w:tblPr>
      <w:tblGrid>
        <w:gridCol w:w="2119"/>
        <w:gridCol w:w="881"/>
      </w:tblGrid>
      <w:tr w:rsidR="00444392" w:rsidTr="007D4927" w14:paraId="7E5D77B7"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444392" w:rsidP="00AE5524" w:rsidRDefault="00444392" w14:paraId="065E60EF" w14:textId="77777777">
            <w:pPr>
              <w:widowControl w:val="0"/>
              <w:rPr>
                <w:sz w:val="20"/>
                <w:szCs w:val="20"/>
              </w:rPr>
            </w:pPr>
            <w:r>
              <w:rPr>
                <w:b/>
                <w:sz w:val="20"/>
                <w:szCs w:val="20"/>
              </w:rPr>
              <w:t>Trait</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444392" w:rsidP="00AE5524" w:rsidRDefault="00444392" w14:paraId="6DB97229" w14:textId="77777777">
            <w:pPr>
              <w:widowControl w:val="0"/>
              <w:rPr>
                <w:sz w:val="20"/>
                <w:szCs w:val="20"/>
              </w:rPr>
            </w:pPr>
            <w:r>
              <w:rPr>
                <w:b/>
                <w:sz w:val="20"/>
                <w:szCs w:val="20"/>
              </w:rPr>
              <w:t>Stanine</w:t>
            </w:r>
          </w:p>
        </w:tc>
      </w:tr>
      <w:tr w:rsidRPr="003E1A20" w:rsidR="00444392" w:rsidTr="007D4927" w14:paraId="6CAF1996"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3E1A20" w:rsidR="00444392" w:rsidP="00AE5524" w:rsidRDefault="00444392" w14:paraId="62C6AC2D" w14:textId="77777777">
            <w:pPr>
              <w:widowControl w:val="0"/>
              <w:rPr>
                <w:bCs/>
                <w:sz w:val="20"/>
                <w:szCs w:val="20"/>
              </w:rPr>
            </w:pPr>
            <w:r w:rsidRPr="003E1A20">
              <w:rPr>
                <w:bCs/>
              </w:rPr>
              <w:t>Body-Kinesthetic</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Pr="003E1A20" w:rsidR="00444392" w:rsidP="00AE5524" w:rsidRDefault="00444392" w14:paraId="7AC82E8F" w14:textId="77777777">
            <w:pPr>
              <w:widowControl w:val="0"/>
              <w:jc w:val="right"/>
              <w:rPr>
                <w:sz w:val="20"/>
                <w:szCs w:val="20"/>
              </w:rPr>
            </w:pPr>
            <w:r w:rsidRPr="003E1A20">
              <w:rPr>
                <w:sz w:val="20"/>
                <w:szCs w:val="20"/>
              </w:rPr>
              <w:t>10</w:t>
            </w:r>
          </w:p>
        </w:tc>
      </w:tr>
      <w:tr w:rsidRPr="003E1A20" w:rsidR="00444392" w:rsidTr="007D4927" w14:paraId="7583EF6C"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3E1A20" w:rsidR="00444392" w:rsidP="00AE5524" w:rsidRDefault="00444392" w14:paraId="1475703A" w14:textId="77777777">
            <w:pPr>
              <w:widowControl w:val="0"/>
              <w:rPr>
                <w:bCs/>
                <w:sz w:val="20"/>
                <w:szCs w:val="20"/>
              </w:rPr>
            </w:pPr>
            <w:r w:rsidRPr="003E1A20">
              <w:rPr>
                <w:bCs/>
              </w:rPr>
              <w:t xml:space="preserve">Naturalistic </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3E1A20" w:rsidR="00444392" w:rsidP="00AE5524" w:rsidRDefault="00444392" w14:paraId="785F27B9" w14:textId="77777777">
            <w:pPr>
              <w:widowControl w:val="0"/>
              <w:jc w:val="right"/>
              <w:rPr>
                <w:sz w:val="20"/>
                <w:szCs w:val="20"/>
              </w:rPr>
            </w:pPr>
            <w:r w:rsidRPr="003E1A20">
              <w:rPr>
                <w:sz w:val="20"/>
                <w:szCs w:val="20"/>
              </w:rPr>
              <w:t>10</w:t>
            </w:r>
          </w:p>
        </w:tc>
      </w:tr>
      <w:tr w:rsidR="00444392" w:rsidTr="007D4927" w14:paraId="1C1F7B1D"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3E1A20" w:rsidR="00444392" w:rsidP="00AE5524" w:rsidRDefault="00444392" w14:paraId="6184EEF4" w14:textId="77777777">
            <w:pPr>
              <w:widowControl w:val="0"/>
              <w:rPr>
                <w:bCs/>
                <w:strike/>
                <w:sz w:val="20"/>
                <w:szCs w:val="20"/>
              </w:rPr>
            </w:pPr>
            <w:r w:rsidRPr="003E1A20">
              <w:rPr>
                <w:bCs/>
                <w:strike/>
              </w:rPr>
              <w:t>Logic Mathematical</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3E1A20" w:rsidR="00444392" w:rsidP="00AE5524" w:rsidRDefault="00444392" w14:paraId="43CFF60F" w14:textId="77777777">
            <w:pPr>
              <w:widowControl w:val="0"/>
              <w:jc w:val="right"/>
              <w:rPr>
                <w:strike/>
                <w:sz w:val="20"/>
                <w:szCs w:val="20"/>
              </w:rPr>
            </w:pPr>
            <w:r w:rsidRPr="003E1A20">
              <w:rPr>
                <w:strike/>
                <w:sz w:val="20"/>
                <w:szCs w:val="20"/>
              </w:rPr>
              <w:t>10</w:t>
            </w:r>
          </w:p>
        </w:tc>
      </w:tr>
      <w:tr w:rsidR="00444392" w:rsidTr="007D4927" w14:paraId="6A2E5A62"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F92BD0" w:rsidR="00444392" w:rsidP="00AE5524" w:rsidRDefault="00444392" w14:paraId="7EC2BCF5" w14:textId="77777777">
            <w:pPr>
              <w:widowControl w:val="0"/>
              <w:rPr>
                <w:bCs/>
                <w:sz w:val="20"/>
                <w:szCs w:val="20"/>
              </w:rPr>
            </w:pPr>
            <w:r w:rsidRPr="00F92BD0">
              <w:rPr>
                <w:bCs/>
              </w:rPr>
              <w:t>Musical</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00444392" w:rsidP="00AE5524" w:rsidRDefault="00444392" w14:paraId="0FD7F067" w14:textId="77777777">
            <w:pPr>
              <w:widowControl w:val="0"/>
              <w:jc w:val="right"/>
              <w:rPr>
                <w:sz w:val="20"/>
                <w:szCs w:val="20"/>
              </w:rPr>
            </w:pPr>
            <w:r w:rsidRPr="002B2DAE">
              <w:rPr>
                <w:sz w:val="20"/>
                <w:szCs w:val="20"/>
              </w:rPr>
              <w:t>10</w:t>
            </w:r>
          </w:p>
        </w:tc>
      </w:tr>
      <w:tr w:rsidR="00444392" w:rsidTr="007D4927" w14:paraId="72661659"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444392" w:rsidP="00AE5524" w:rsidRDefault="00444392" w14:paraId="0F4E5FEF" w14:textId="77777777">
            <w:pPr>
              <w:widowControl w:val="0"/>
              <w:rPr>
                <w:bCs/>
                <w:sz w:val="20"/>
                <w:szCs w:val="20"/>
              </w:rPr>
            </w:pPr>
            <w:r w:rsidRPr="00F92BD0">
              <w:rPr>
                <w:bCs/>
              </w:rPr>
              <w:t>Visuo-Spatial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00444392" w:rsidP="00AE5524" w:rsidRDefault="00444392" w14:paraId="4CC310BE" w14:textId="77777777">
            <w:pPr>
              <w:widowControl w:val="0"/>
              <w:jc w:val="right"/>
              <w:rPr>
                <w:sz w:val="20"/>
                <w:szCs w:val="20"/>
              </w:rPr>
            </w:pPr>
            <w:r w:rsidRPr="002B2DAE">
              <w:rPr>
                <w:sz w:val="20"/>
                <w:szCs w:val="20"/>
              </w:rPr>
              <w:t>10</w:t>
            </w:r>
          </w:p>
        </w:tc>
      </w:tr>
      <w:tr w:rsidR="00444392" w:rsidTr="007D4927" w14:paraId="4ECA1FED"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444392" w:rsidP="00AE5524" w:rsidRDefault="00444392" w14:paraId="51743F8E" w14:textId="77777777">
            <w:pPr>
              <w:widowControl w:val="0"/>
              <w:rPr>
                <w:bCs/>
                <w:strike/>
                <w:sz w:val="20"/>
                <w:szCs w:val="20"/>
              </w:rPr>
            </w:pPr>
            <w:r w:rsidRPr="003E1A20">
              <w:rPr>
                <w:bCs/>
                <w:strike/>
              </w:rPr>
              <w:t>Interpersonal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444392" w:rsidP="00AE5524" w:rsidRDefault="00444392" w14:paraId="73B701BA" w14:textId="77777777">
            <w:pPr>
              <w:widowControl w:val="0"/>
              <w:jc w:val="right"/>
              <w:rPr>
                <w:strike/>
                <w:sz w:val="20"/>
                <w:szCs w:val="20"/>
              </w:rPr>
            </w:pPr>
            <w:r w:rsidRPr="003E1A20">
              <w:rPr>
                <w:strike/>
                <w:sz w:val="20"/>
                <w:szCs w:val="20"/>
              </w:rPr>
              <w:t>10</w:t>
            </w:r>
          </w:p>
        </w:tc>
      </w:tr>
      <w:tr w:rsidR="00444392" w:rsidTr="007D4927" w14:paraId="2595512F"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444392" w:rsidP="00AE5524" w:rsidRDefault="00444392" w14:paraId="3B379B8B" w14:textId="77777777">
            <w:pPr>
              <w:widowControl w:val="0"/>
              <w:rPr>
                <w:bCs/>
                <w:sz w:val="20"/>
                <w:szCs w:val="20"/>
              </w:rPr>
            </w:pPr>
            <w:r w:rsidRPr="00F92BD0">
              <w:rPr>
                <w:bCs/>
              </w:rPr>
              <w:t>Intrapersonal</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00444392" w:rsidP="00AE5524" w:rsidRDefault="00444392" w14:paraId="5F56F22B" w14:textId="77777777">
            <w:pPr>
              <w:widowControl w:val="0"/>
              <w:jc w:val="right"/>
              <w:rPr>
                <w:sz w:val="20"/>
                <w:szCs w:val="20"/>
              </w:rPr>
            </w:pPr>
            <w:r w:rsidRPr="002B2DAE">
              <w:rPr>
                <w:sz w:val="20"/>
                <w:szCs w:val="20"/>
              </w:rPr>
              <w:t>10</w:t>
            </w:r>
          </w:p>
        </w:tc>
      </w:tr>
      <w:tr w:rsidR="00444392" w:rsidTr="007D4927" w14:paraId="00696202"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444392" w:rsidP="00AE5524" w:rsidRDefault="00444392" w14:paraId="6C5851B0" w14:textId="77777777">
            <w:pPr>
              <w:widowControl w:val="0"/>
              <w:rPr>
                <w:bCs/>
                <w:strike/>
                <w:sz w:val="20"/>
                <w:szCs w:val="20"/>
              </w:rPr>
            </w:pPr>
            <w:r w:rsidRPr="003E1A20">
              <w:rPr>
                <w:bCs/>
                <w:strike/>
              </w:rPr>
              <w:t>Linguistic</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444392" w:rsidP="00AE5524" w:rsidRDefault="00444392" w14:paraId="1342B012" w14:textId="77777777">
            <w:pPr>
              <w:widowControl w:val="0"/>
              <w:jc w:val="right"/>
              <w:rPr>
                <w:strike/>
                <w:sz w:val="20"/>
                <w:szCs w:val="20"/>
              </w:rPr>
            </w:pPr>
            <w:r w:rsidRPr="003E1A20">
              <w:rPr>
                <w:strike/>
                <w:sz w:val="20"/>
                <w:szCs w:val="20"/>
              </w:rPr>
              <w:t>10</w:t>
            </w:r>
          </w:p>
        </w:tc>
      </w:tr>
    </w:tbl>
    <w:p w:rsidR="00444392" w:rsidP="00AE5524" w:rsidRDefault="00444392" w14:paraId="65E1946E" w14:textId="77777777"/>
    <w:p w:rsidR="00444392" w:rsidP="00AE5524" w:rsidRDefault="00444392" w14:paraId="1A083886" w14:textId="77777777"/>
    <w:p w:rsidR="00444392" w:rsidP="00AE5524" w:rsidRDefault="00444392" w14:paraId="486D3882" w14:textId="77777777"/>
    <w:p w:rsidR="00444392" w:rsidP="00AE5524" w:rsidRDefault="00444392" w14:paraId="211DA62D" w14:textId="215ACB82">
      <w:r w:rsidRPr="7C15921F">
        <w:rPr>
          <w:lang w:val="en-US"/>
        </w:rPr>
        <w:t xml:space="preserve">In such case, map the Raw score (stanines) of Intelligence types to </w:t>
      </w:r>
      <w:r w:rsidRPr="7C15921F" w:rsidR="007F6F3E">
        <w:rPr>
          <w:b/>
          <w:bCs/>
          <w:lang w:val="en-US"/>
        </w:rPr>
        <w:t>BOTTOM</w:t>
      </w:r>
      <w:r w:rsidRPr="7C15921F">
        <w:rPr>
          <w:b/>
          <w:bCs/>
          <w:lang w:val="en-US"/>
        </w:rPr>
        <w:t xml:space="preserve"> 3 </w:t>
      </w:r>
      <w:r w:rsidRPr="7C15921F" w:rsidR="00A63883">
        <w:rPr>
          <w:b/>
          <w:bCs/>
          <w:lang w:val="en-US"/>
        </w:rPr>
        <w:t>PERSONALITY</w:t>
      </w:r>
      <w:r w:rsidRPr="7C15921F">
        <w:rPr>
          <w:b/>
          <w:bCs/>
          <w:lang w:val="en-US"/>
        </w:rPr>
        <w:t xml:space="preserve"> traits identified in the first step</w:t>
      </w:r>
      <w:r w:rsidRPr="7C15921F">
        <w:rPr>
          <w:lang w:val="en-US"/>
        </w:rPr>
        <w:t xml:space="preserve"> based on the following mapping:</w:t>
      </w:r>
    </w:p>
    <w:p w:rsidR="00444392" w:rsidP="00AE5524" w:rsidRDefault="00444392" w14:paraId="097CC2C0" w14:textId="77777777"/>
    <w:p w:rsidR="00444392" w:rsidP="00AE5524" w:rsidRDefault="00444392" w14:paraId="1247EE49" w14:textId="77777777">
      <w:pPr>
        <w:pStyle w:val="Heading5"/>
      </w:pPr>
      <w:r>
        <w:t>Intelligence Score to Personality Scores Mapping</w:t>
      </w:r>
    </w:p>
    <w:p w:rsidR="00444392" w:rsidP="00AE5524" w:rsidRDefault="00444392" w14:paraId="6C8D1246" w14:textId="77777777">
      <w:pPr>
        <w:rPr>
          <w:b/>
        </w:rPr>
      </w:pPr>
    </w:p>
    <w:p w:rsidRPr="00C7295C" w:rsidR="00444392" w:rsidP="00AE5524" w:rsidRDefault="00444392" w14:paraId="7B030AA0" w14:textId="77777777">
      <w:pPr>
        <w:numPr>
          <w:ilvl w:val="0"/>
          <w:numId w:val="6"/>
        </w:numPr>
      </w:pPr>
      <w:r>
        <w:rPr>
          <w:rFonts w:ascii="Arial Unicode MS" w:hAnsi="Arial Unicode MS" w:eastAsia="Arial Unicode MS" w:cs="Arial Unicode MS"/>
        </w:rPr>
        <w:t>Bodily-Kinesthetic,</w:t>
      </w:r>
      <w:r w:rsidRPr="00C7295C">
        <w:rPr>
          <w:rFonts w:ascii="Arial Unicode MS" w:hAnsi="Arial Unicode MS" w:eastAsia="Arial Unicode MS" w:cs="Arial Unicode MS"/>
        </w:rPr>
        <w:t xml:space="preserve"> </w:t>
      </w:r>
      <w:r>
        <w:rPr>
          <w:rFonts w:ascii="Arial Unicode MS" w:hAnsi="Arial Unicode MS" w:eastAsia="Arial Unicode MS" w:cs="Arial Unicode MS"/>
        </w:rPr>
        <w:t>→ Realistic</w:t>
      </w:r>
    </w:p>
    <w:p w:rsidR="00444392" w:rsidP="00AE5524" w:rsidRDefault="00444392" w14:paraId="3EBB9E6D" w14:textId="77777777">
      <w:pPr>
        <w:numPr>
          <w:ilvl w:val="0"/>
          <w:numId w:val="6"/>
        </w:numPr>
      </w:pPr>
      <w:r>
        <w:rPr>
          <w:rFonts w:ascii="Arial Unicode MS" w:hAnsi="Arial Unicode MS" w:eastAsia="Arial Unicode MS" w:cs="Arial Unicode MS"/>
        </w:rPr>
        <w:t>Naturalistic→ Realistic</w:t>
      </w:r>
    </w:p>
    <w:p w:rsidR="00444392" w:rsidP="00AE5524" w:rsidRDefault="00444392" w14:paraId="3EB990A4" w14:textId="77777777">
      <w:pPr>
        <w:numPr>
          <w:ilvl w:val="0"/>
          <w:numId w:val="6"/>
        </w:numPr>
      </w:pPr>
      <w:r>
        <w:rPr>
          <w:rFonts w:ascii="Arial Unicode MS" w:hAnsi="Arial Unicode MS" w:eastAsia="Arial Unicode MS" w:cs="Arial Unicode MS"/>
        </w:rPr>
        <w:t>Intrapersonal</w:t>
      </w:r>
      <w:r w:rsidRPr="00C57244">
        <w:rPr>
          <w:rFonts w:ascii="Arial Unicode MS" w:hAnsi="Arial Unicode MS" w:eastAsia="Arial Unicode MS" w:cs="Arial Unicode MS"/>
        </w:rPr>
        <w:t xml:space="preserve"> </w:t>
      </w:r>
      <w:r>
        <w:rPr>
          <w:rFonts w:ascii="Arial Unicode MS" w:hAnsi="Arial Unicode MS" w:eastAsia="Arial Unicode MS" w:cs="Arial Unicode MS"/>
        </w:rPr>
        <w:t xml:space="preserve">→Conventional </w:t>
      </w:r>
    </w:p>
    <w:p w:rsidR="00444392" w:rsidP="00AE5524" w:rsidRDefault="00444392" w14:paraId="6FEEC3A2" w14:textId="77777777">
      <w:pPr>
        <w:numPr>
          <w:ilvl w:val="0"/>
          <w:numId w:val="6"/>
        </w:numPr>
      </w:pPr>
      <w:r>
        <w:rPr>
          <w:rFonts w:ascii="Arial Unicode MS" w:hAnsi="Arial Unicode MS" w:eastAsia="Arial Unicode MS" w:cs="Arial Unicode MS"/>
        </w:rPr>
        <w:t xml:space="preserve">Interpersonal, →Social, Enterprising </w:t>
      </w:r>
    </w:p>
    <w:p w:rsidR="00444392" w:rsidP="00AE5524" w:rsidRDefault="00444392" w14:paraId="35D418CF" w14:textId="77777777">
      <w:pPr>
        <w:numPr>
          <w:ilvl w:val="0"/>
          <w:numId w:val="6"/>
        </w:numPr>
      </w:pPr>
      <w:r>
        <w:rPr>
          <w:rFonts w:ascii="Arial Unicode MS" w:hAnsi="Arial Unicode MS" w:eastAsia="Arial Unicode MS" w:cs="Arial Unicode MS"/>
        </w:rPr>
        <w:t>Linguistic →Social</w:t>
      </w:r>
    </w:p>
    <w:p w:rsidR="00444392" w:rsidP="00AE5524" w:rsidRDefault="00444392" w14:paraId="24C899E3" w14:textId="77777777">
      <w:pPr>
        <w:numPr>
          <w:ilvl w:val="0"/>
          <w:numId w:val="6"/>
        </w:numPr>
      </w:pPr>
      <w:r>
        <w:rPr>
          <w:rFonts w:ascii="Arial Unicode MS" w:hAnsi="Arial Unicode MS" w:eastAsia="Arial Unicode MS" w:cs="Arial Unicode MS"/>
        </w:rPr>
        <w:t>Logical-Mathematical</w:t>
      </w:r>
      <w:r w:rsidRPr="00133A38">
        <w:rPr>
          <w:rFonts w:ascii="Arial Unicode MS" w:hAnsi="Arial Unicode MS" w:eastAsia="Arial Unicode MS" w:cs="Arial Unicode MS"/>
        </w:rPr>
        <w:t xml:space="preserve"> </w:t>
      </w:r>
      <w:r>
        <w:rPr>
          <w:rFonts w:ascii="Arial Unicode MS" w:hAnsi="Arial Unicode MS" w:eastAsia="Arial Unicode MS" w:cs="Arial Unicode MS"/>
        </w:rPr>
        <w:t xml:space="preserve">→Investigative </w:t>
      </w:r>
    </w:p>
    <w:p w:rsidRPr="00E126ED" w:rsidR="00444392" w:rsidP="00AE5524" w:rsidRDefault="00444392" w14:paraId="3EC46764" w14:textId="77777777">
      <w:pPr>
        <w:numPr>
          <w:ilvl w:val="0"/>
          <w:numId w:val="6"/>
        </w:numPr>
      </w:pPr>
      <w:r>
        <w:rPr>
          <w:rFonts w:ascii="Arial Unicode MS" w:hAnsi="Arial Unicode MS" w:eastAsia="Arial Unicode MS" w:cs="Arial Unicode MS"/>
        </w:rPr>
        <w:t xml:space="preserve">Musical →Artistic </w:t>
      </w:r>
    </w:p>
    <w:p w:rsidRPr="00E126ED" w:rsidR="00444392" w:rsidP="00AE5524" w:rsidRDefault="00444392" w14:paraId="0FBF3D93" w14:textId="77777777">
      <w:pPr>
        <w:numPr>
          <w:ilvl w:val="0"/>
          <w:numId w:val="6"/>
        </w:numPr>
      </w:pPr>
      <w:r>
        <w:rPr>
          <w:rFonts w:ascii="Arial Unicode MS" w:hAnsi="Arial Unicode MS" w:eastAsia="Arial Unicode MS" w:cs="Arial Unicode MS"/>
        </w:rPr>
        <w:t>Spatial-Visual</w:t>
      </w:r>
      <w:r w:rsidRPr="00133A38">
        <w:rPr>
          <w:rFonts w:ascii="Arial Unicode MS" w:hAnsi="Arial Unicode MS" w:eastAsia="Arial Unicode MS" w:cs="Arial Unicode MS"/>
        </w:rPr>
        <w:t xml:space="preserve"> </w:t>
      </w:r>
      <w:r>
        <w:rPr>
          <w:rFonts w:ascii="Arial Unicode MS" w:hAnsi="Arial Unicode MS" w:eastAsia="Arial Unicode MS" w:cs="Arial Unicode MS"/>
        </w:rPr>
        <w:t xml:space="preserve">→Artistic </w:t>
      </w:r>
    </w:p>
    <w:p w:rsidRPr="00133A38" w:rsidR="00444392" w:rsidP="00AE5524" w:rsidRDefault="00444392" w14:paraId="36A9E680" w14:textId="77777777">
      <w:pPr>
        <w:ind w:left="720"/>
      </w:pPr>
    </w:p>
    <w:p w:rsidR="00444392" w:rsidP="00AE5524" w:rsidRDefault="00444392" w14:paraId="2EFC9BE3" w14:textId="5AE903A6">
      <w:pPr>
        <w:spacing w:before="240" w:after="240"/>
      </w:pPr>
      <w:r w:rsidRPr="7C15921F">
        <w:rPr>
          <w:lang w:val="en-US"/>
        </w:rPr>
        <w:t xml:space="preserve">In step 1,logic, </w:t>
      </w:r>
      <w:r w:rsidRPr="7C15921F" w:rsidR="00D60C27">
        <w:rPr>
          <w:b/>
          <w:bCs/>
          <w:lang w:val="en-US"/>
        </w:rPr>
        <w:t>bottom</w:t>
      </w:r>
      <w:r w:rsidRPr="7C15921F">
        <w:rPr>
          <w:lang w:val="en-US"/>
        </w:rPr>
        <w:t xml:space="preserve"> 3 personality traits are identified. Hence, the mapping for Student A will include only those three traits and become as follows:</w:t>
      </w:r>
    </w:p>
    <w:tbl>
      <w:tblPr>
        <w:tblStyle w:val="a4"/>
        <w:tblW w:w="8484" w:type="dxa"/>
        <w:jc w:val="center"/>
        <w:tblBorders>
          <w:top w:val="nil"/>
          <w:left w:val="nil"/>
          <w:bottom w:val="nil"/>
          <w:right w:val="nil"/>
          <w:insideH w:val="nil"/>
          <w:insideV w:val="nil"/>
        </w:tblBorders>
        <w:tblLayout w:type="fixed"/>
        <w:tblLook w:val="0600" w:firstRow="0" w:lastRow="0" w:firstColumn="0" w:lastColumn="0" w:noHBand="1" w:noVBand="1"/>
      </w:tblPr>
      <w:tblGrid>
        <w:gridCol w:w="2121"/>
        <w:gridCol w:w="2121"/>
        <w:gridCol w:w="2121"/>
        <w:gridCol w:w="2121"/>
      </w:tblGrid>
      <w:tr w:rsidR="00715294" w:rsidTr="00715294" w14:paraId="25E64E2F" w14:textId="2C97DBD1">
        <w:trPr>
          <w:trHeight w:val="416"/>
          <w:jc w:val="center"/>
        </w:trPr>
        <w:tc>
          <w:tcPr>
            <w:tcW w:w="2121" w:type="dxa"/>
            <w:tcBorders>
              <w:top w:val="single" w:color="CCCCCC" w:sz="6" w:space="0"/>
              <w:left w:val="single" w:color="CCCCCC" w:sz="6" w:space="0"/>
              <w:bottom w:val="single" w:color="CCCCCC" w:sz="6" w:space="0"/>
              <w:right w:val="single" w:color="CCCCCC" w:sz="6" w:space="0"/>
            </w:tcBorders>
            <w:vAlign w:val="bottom"/>
          </w:tcPr>
          <w:p w:rsidR="00715294" w:rsidP="00AE5524" w:rsidRDefault="00715294" w14:paraId="2BF50FB5" w14:textId="77777777">
            <w:pPr>
              <w:widowControl w:val="0"/>
              <w:jc w:val="center"/>
              <w:rPr>
                <w:b/>
                <w:sz w:val="20"/>
                <w:szCs w:val="20"/>
              </w:rPr>
            </w:pPr>
            <w:r>
              <w:rPr>
                <w:b/>
                <w:sz w:val="20"/>
                <w:szCs w:val="20"/>
              </w:rPr>
              <w:t>Intelligence Type</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715294" w:rsidP="00AE5524" w:rsidRDefault="00715294" w14:paraId="73686E17" w14:textId="77777777">
            <w:pPr>
              <w:widowControl w:val="0"/>
              <w:jc w:val="center"/>
              <w:rPr>
                <w:sz w:val="20"/>
                <w:szCs w:val="20"/>
              </w:rPr>
            </w:pPr>
            <w:r>
              <w:rPr>
                <w:b/>
                <w:sz w:val="20"/>
                <w:szCs w:val="20"/>
              </w:rPr>
              <w:t>Intelligence Score</w:t>
            </w:r>
          </w:p>
        </w:tc>
        <w:tc>
          <w:tcPr>
            <w:tcW w:w="212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715294" w:rsidP="00AE5524" w:rsidRDefault="00715294" w14:paraId="0854524F" w14:textId="77777777">
            <w:pPr>
              <w:widowControl w:val="0"/>
              <w:jc w:val="center"/>
              <w:rPr>
                <w:sz w:val="20"/>
                <w:szCs w:val="20"/>
              </w:rPr>
            </w:pPr>
            <w:r>
              <w:rPr>
                <w:b/>
                <w:sz w:val="20"/>
                <w:szCs w:val="20"/>
              </w:rPr>
              <w:t>Personality Trait</w:t>
            </w:r>
          </w:p>
        </w:tc>
        <w:tc>
          <w:tcPr>
            <w:tcW w:w="2121" w:type="dxa"/>
            <w:tcBorders>
              <w:top w:val="single" w:color="CCCCCC" w:sz="6" w:space="0"/>
              <w:left w:val="single" w:color="CCCCCC" w:sz="6" w:space="0"/>
              <w:bottom w:val="single" w:color="CCCCCC" w:sz="6" w:space="0"/>
              <w:right w:val="single" w:color="CCCCCC" w:sz="6" w:space="0"/>
            </w:tcBorders>
          </w:tcPr>
          <w:p w:rsidR="00715294" w:rsidP="00AE5524" w:rsidRDefault="00715294" w14:paraId="58D8BC69" w14:textId="79CA3DED">
            <w:pPr>
              <w:widowControl w:val="0"/>
              <w:jc w:val="center"/>
              <w:rPr>
                <w:b/>
                <w:sz w:val="20"/>
                <w:szCs w:val="20"/>
              </w:rPr>
            </w:pPr>
            <w:r>
              <w:rPr>
                <w:b/>
                <w:sz w:val="20"/>
                <w:szCs w:val="20"/>
              </w:rPr>
              <w:t>Personality stanine</w:t>
            </w:r>
          </w:p>
        </w:tc>
      </w:tr>
      <w:tr w:rsidR="00715294" w:rsidTr="00715294" w14:paraId="7F19D4EA" w14:textId="4C6CE5E4">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00715294" w:rsidP="00AE5524" w:rsidRDefault="00715294" w14:paraId="0F521E5E" w14:textId="77777777">
            <w:pPr>
              <w:widowControl w:val="0"/>
              <w:jc w:val="right"/>
              <w:rPr>
                <w:sz w:val="20"/>
                <w:szCs w:val="20"/>
              </w:rPr>
            </w:pPr>
            <w:r>
              <w:rPr>
                <w:sz w:val="20"/>
                <w:szCs w:val="20"/>
              </w:rPr>
              <w:t>Bodily-Kinesthetic</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715294" w:rsidP="00AE5524" w:rsidRDefault="00715294" w14:paraId="5C63C5F4"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715294" w:rsidP="00AE5524" w:rsidRDefault="00715294" w14:paraId="7AADF841" w14:textId="3E7DD728">
            <w:pPr>
              <w:widowControl w:val="0"/>
              <w:rPr>
                <w:sz w:val="20"/>
                <w:szCs w:val="20"/>
              </w:rPr>
            </w:pPr>
            <w:r>
              <w:rPr>
                <w:sz w:val="20"/>
                <w:szCs w:val="20"/>
              </w:rPr>
              <w:t>Realistic</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715294" w:rsidP="00AE5524" w:rsidRDefault="00715294" w14:paraId="08BC26D6" w14:textId="32688481">
            <w:pPr>
              <w:widowControl w:val="0"/>
              <w:rPr>
                <w:sz w:val="20"/>
                <w:szCs w:val="20"/>
              </w:rPr>
            </w:pPr>
            <w:r>
              <w:rPr>
                <w:sz w:val="20"/>
                <w:szCs w:val="20"/>
              </w:rPr>
              <w:t>6</w:t>
            </w:r>
          </w:p>
        </w:tc>
      </w:tr>
      <w:tr w:rsidR="00715294" w:rsidTr="00715294" w14:paraId="261B96FE" w14:textId="3EB2D7CB">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00715294" w:rsidP="00AE5524" w:rsidRDefault="00715294" w14:paraId="1D0A063A" w14:textId="77777777">
            <w:pPr>
              <w:widowControl w:val="0"/>
              <w:jc w:val="right"/>
              <w:rPr>
                <w:sz w:val="20"/>
                <w:szCs w:val="20"/>
              </w:rPr>
            </w:pPr>
            <w:r>
              <w:rPr>
                <w:sz w:val="20"/>
                <w:szCs w:val="20"/>
              </w:rPr>
              <w:t>Naturalistic</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715294" w:rsidP="00AE5524" w:rsidRDefault="00715294" w14:paraId="249DA43B"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715294" w:rsidP="00AE5524" w:rsidRDefault="00715294" w14:paraId="4EB23802" w14:textId="1AD3F3A1">
            <w:pPr>
              <w:widowControl w:val="0"/>
              <w:rPr>
                <w:sz w:val="20"/>
                <w:szCs w:val="20"/>
              </w:rPr>
            </w:pPr>
            <w:r>
              <w:rPr>
                <w:sz w:val="20"/>
                <w:szCs w:val="20"/>
              </w:rPr>
              <w:t>Realistic</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715294" w:rsidP="00AE5524" w:rsidRDefault="00715294" w14:paraId="6E0D593D" w14:textId="6EB01151">
            <w:pPr>
              <w:widowControl w:val="0"/>
              <w:rPr>
                <w:sz w:val="20"/>
                <w:szCs w:val="20"/>
              </w:rPr>
            </w:pPr>
            <w:r>
              <w:rPr>
                <w:sz w:val="20"/>
                <w:szCs w:val="20"/>
              </w:rPr>
              <w:t>6</w:t>
            </w:r>
          </w:p>
        </w:tc>
      </w:tr>
      <w:tr w:rsidR="00715294" w:rsidTr="00715294" w14:paraId="70253C5E" w14:textId="50509AA8">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00715294" w:rsidP="00AE5524" w:rsidRDefault="00715294" w14:paraId="0B7C6831" w14:textId="77777777">
            <w:pPr>
              <w:widowControl w:val="0"/>
              <w:jc w:val="right"/>
              <w:rPr>
                <w:sz w:val="20"/>
                <w:szCs w:val="20"/>
              </w:rPr>
            </w:pPr>
            <w:r>
              <w:rPr>
                <w:sz w:val="20"/>
                <w:szCs w:val="20"/>
              </w:rPr>
              <w:t>Intrapersonal</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715294" w:rsidP="00AE5524" w:rsidRDefault="00715294" w14:paraId="3EB5D214"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715294" w:rsidP="00AE5524" w:rsidRDefault="00715294" w14:paraId="60491E88" w14:textId="1BA4C87D">
            <w:pPr>
              <w:widowControl w:val="0"/>
              <w:rPr>
                <w:sz w:val="20"/>
                <w:szCs w:val="20"/>
              </w:rPr>
            </w:pPr>
            <w:r>
              <w:rPr>
                <w:sz w:val="20"/>
                <w:szCs w:val="20"/>
              </w:rPr>
              <w:t>Conventional</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715294" w:rsidP="00AE5524" w:rsidRDefault="00715294" w14:paraId="3F4A10FF" w14:textId="73954310">
            <w:pPr>
              <w:widowControl w:val="0"/>
              <w:rPr>
                <w:sz w:val="20"/>
                <w:szCs w:val="20"/>
              </w:rPr>
            </w:pPr>
            <w:r>
              <w:rPr>
                <w:sz w:val="20"/>
                <w:szCs w:val="20"/>
              </w:rPr>
              <w:t>6</w:t>
            </w:r>
          </w:p>
        </w:tc>
      </w:tr>
      <w:tr w:rsidR="00715294" w:rsidTr="00715294" w14:paraId="2DD557B6" w14:textId="16D73140">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auto"/>
            <w:vAlign w:val="bottom"/>
          </w:tcPr>
          <w:p w:rsidRPr="00FA70BD" w:rsidR="00715294" w:rsidP="00AE5524" w:rsidRDefault="00715294" w14:paraId="5F89D0BE" w14:textId="77777777">
            <w:pPr>
              <w:widowControl w:val="0"/>
              <w:jc w:val="right"/>
              <w:rPr>
                <w:strike/>
                <w:sz w:val="20"/>
                <w:szCs w:val="20"/>
              </w:rPr>
            </w:pPr>
            <w:r w:rsidRPr="00FA70BD">
              <w:rPr>
                <w:strike/>
                <w:sz w:val="20"/>
                <w:szCs w:val="20"/>
              </w:rPr>
              <w:t>Interpersonal</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Pr="00FA70BD" w:rsidR="00715294" w:rsidP="00AE5524" w:rsidRDefault="00715294" w14:paraId="4519E6C2" w14:textId="77777777">
            <w:pPr>
              <w:widowControl w:val="0"/>
              <w:jc w:val="right"/>
              <w:rPr>
                <w:strike/>
                <w:sz w:val="20"/>
                <w:szCs w:val="20"/>
              </w:rPr>
            </w:pPr>
            <w:r w:rsidRPr="00FA70BD">
              <w:rPr>
                <w:strike/>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Pr="00FA70BD" w:rsidR="00715294" w:rsidP="00AE5524" w:rsidRDefault="00715294" w14:paraId="0DB6833C" w14:textId="7939BD9F">
            <w:pPr>
              <w:widowControl w:val="0"/>
              <w:rPr>
                <w:strike/>
                <w:sz w:val="20"/>
                <w:szCs w:val="20"/>
              </w:rPr>
            </w:pPr>
          </w:p>
        </w:tc>
        <w:tc>
          <w:tcPr>
            <w:tcW w:w="2121" w:type="dxa"/>
            <w:tcBorders>
              <w:top w:val="single" w:color="CCCCCC" w:sz="6" w:space="0"/>
              <w:left w:val="single" w:color="CCCCCC" w:sz="6" w:space="0"/>
              <w:bottom w:val="single" w:color="CCCCCC" w:sz="6" w:space="0"/>
              <w:right w:val="single" w:color="CCCCCC" w:sz="6" w:space="0"/>
            </w:tcBorders>
          </w:tcPr>
          <w:p w:rsidRPr="00FA70BD" w:rsidR="00715294" w:rsidP="00AE5524" w:rsidRDefault="00715294" w14:paraId="58891A92" w14:textId="77777777">
            <w:pPr>
              <w:widowControl w:val="0"/>
              <w:rPr>
                <w:strike/>
                <w:sz w:val="20"/>
                <w:szCs w:val="20"/>
              </w:rPr>
            </w:pPr>
          </w:p>
        </w:tc>
      </w:tr>
      <w:tr w:rsidR="00715294" w:rsidTr="00715294" w14:paraId="6CB8A7BA" w14:textId="6F05E9EF">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auto"/>
            <w:vAlign w:val="bottom"/>
          </w:tcPr>
          <w:p w:rsidRPr="00FA70BD" w:rsidR="00715294" w:rsidP="00AE5524" w:rsidRDefault="00715294" w14:paraId="6C929C75" w14:textId="77777777">
            <w:pPr>
              <w:widowControl w:val="0"/>
              <w:jc w:val="right"/>
              <w:rPr>
                <w:strike/>
                <w:sz w:val="20"/>
                <w:szCs w:val="20"/>
              </w:rPr>
            </w:pPr>
            <w:r w:rsidRPr="00FA70BD">
              <w:rPr>
                <w:strike/>
                <w:sz w:val="20"/>
                <w:szCs w:val="20"/>
              </w:rPr>
              <w:t>Linguistic</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Pr="00FA70BD" w:rsidR="00715294" w:rsidP="00AE5524" w:rsidRDefault="00715294" w14:paraId="4F892F50" w14:textId="77777777">
            <w:pPr>
              <w:widowControl w:val="0"/>
              <w:jc w:val="right"/>
              <w:rPr>
                <w:strike/>
                <w:sz w:val="20"/>
                <w:szCs w:val="20"/>
              </w:rPr>
            </w:pPr>
            <w:r w:rsidRPr="00FA70BD">
              <w:rPr>
                <w:strike/>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Pr="00FA70BD" w:rsidR="00715294" w:rsidP="00AE5524" w:rsidRDefault="00715294" w14:paraId="5CE8DED0" w14:textId="4AE40E17">
            <w:pPr>
              <w:widowControl w:val="0"/>
              <w:rPr>
                <w:strike/>
                <w:sz w:val="20"/>
                <w:szCs w:val="20"/>
              </w:rPr>
            </w:pPr>
          </w:p>
        </w:tc>
        <w:tc>
          <w:tcPr>
            <w:tcW w:w="2121" w:type="dxa"/>
            <w:tcBorders>
              <w:top w:val="single" w:color="CCCCCC" w:sz="6" w:space="0"/>
              <w:left w:val="single" w:color="CCCCCC" w:sz="6" w:space="0"/>
              <w:bottom w:val="single" w:color="CCCCCC" w:sz="6" w:space="0"/>
              <w:right w:val="single" w:color="CCCCCC" w:sz="6" w:space="0"/>
            </w:tcBorders>
          </w:tcPr>
          <w:p w:rsidRPr="00FA70BD" w:rsidR="00715294" w:rsidP="00AE5524" w:rsidRDefault="00715294" w14:paraId="50EC7B92" w14:textId="77777777">
            <w:pPr>
              <w:widowControl w:val="0"/>
              <w:rPr>
                <w:strike/>
                <w:sz w:val="20"/>
                <w:szCs w:val="20"/>
              </w:rPr>
            </w:pPr>
          </w:p>
        </w:tc>
      </w:tr>
      <w:tr w:rsidR="00715294" w:rsidTr="00715294" w14:paraId="21EBF69A" w14:textId="251B9AA2">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auto"/>
            <w:vAlign w:val="bottom"/>
          </w:tcPr>
          <w:p w:rsidRPr="00FA70BD" w:rsidR="00715294" w:rsidP="00AE5524" w:rsidRDefault="00715294" w14:paraId="0307866E" w14:textId="77777777">
            <w:pPr>
              <w:widowControl w:val="0"/>
              <w:jc w:val="right"/>
              <w:rPr>
                <w:strike/>
                <w:sz w:val="20"/>
                <w:szCs w:val="20"/>
              </w:rPr>
            </w:pPr>
            <w:r w:rsidRPr="00FA70BD">
              <w:rPr>
                <w:strike/>
                <w:sz w:val="20"/>
                <w:szCs w:val="20"/>
              </w:rPr>
              <w:t>Logical-Mathematical</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Pr="00FA70BD" w:rsidR="00715294" w:rsidP="00AE5524" w:rsidRDefault="00715294" w14:paraId="52BCE72D" w14:textId="77777777">
            <w:pPr>
              <w:widowControl w:val="0"/>
              <w:jc w:val="right"/>
              <w:rPr>
                <w:strike/>
                <w:sz w:val="20"/>
                <w:szCs w:val="20"/>
              </w:rPr>
            </w:pPr>
            <w:r w:rsidRPr="00FA70BD">
              <w:rPr>
                <w:strike/>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
          <w:p w:rsidRPr="00FA70BD" w:rsidR="00715294" w:rsidP="00AE5524" w:rsidRDefault="00715294" w14:paraId="33FD928D" w14:textId="29FD6AD1">
            <w:pPr>
              <w:widowControl w:val="0"/>
              <w:rPr>
                <w:strike/>
                <w:sz w:val="20"/>
                <w:szCs w:val="20"/>
              </w:rPr>
            </w:pPr>
          </w:p>
        </w:tc>
        <w:tc>
          <w:tcPr>
            <w:tcW w:w="2121" w:type="dxa"/>
            <w:tcBorders>
              <w:top w:val="single" w:color="CCCCCC" w:sz="6" w:space="0"/>
              <w:left w:val="single" w:color="CCCCCC" w:sz="6" w:space="0"/>
              <w:bottom w:val="single" w:color="CCCCCC" w:sz="6" w:space="0"/>
              <w:right w:val="single" w:color="CCCCCC" w:sz="6" w:space="0"/>
            </w:tcBorders>
          </w:tcPr>
          <w:p w:rsidRPr="00FA70BD" w:rsidR="00715294" w:rsidP="00AE5524" w:rsidRDefault="00715294" w14:paraId="2F080CEC" w14:textId="77777777">
            <w:pPr>
              <w:widowControl w:val="0"/>
              <w:rPr>
                <w:strike/>
                <w:sz w:val="20"/>
                <w:szCs w:val="20"/>
              </w:rPr>
            </w:pPr>
          </w:p>
        </w:tc>
      </w:tr>
      <w:tr w:rsidR="00715294" w:rsidTr="00715294" w14:paraId="72CB828B" w14:textId="45DEC172">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00715294" w:rsidP="00AE5524" w:rsidRDefault="00715294" w14:paraId="74604171" w14:textId="77777777">
            <w:pPr>
              <w:widowControl w:val="0"/>
              <w:jc w:val="right"/>
              <w:rPr>
                <w:sz w:val="20"/>
                <w:szCs w:val="20"/>
              </w:rPr>
            </w:pPr>
            <w:r>
              <w:rPr>
                <w:sz w:val="20"/>
                <w:szCs w:val="20"/>
              </w:rPr>
              <w:t>Musical</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715294" w:rsidP="00AE5524" w:rsidRDefault="00715294" w14:paraId="2BBB818A"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715294" w:rsidP="00AE5524" w:rsidRDefault="00715294" w14:paraId="53655DC7" w14:textId="48FC2891">
            <w:pPr>
              <w:widowControl w:val="0"/>
              <w:rPr>
                <w:sz w:val="20"/>
                <w:szCs w:val="20"/>
              </w:rPr>
            </w:pPr>
            <w:r>
              <w:rPr>
                <w:sz w:val="20"/>
                <w:szCs w:val="20"/>
              </w:rPr>
              <w:t>Artistic</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715294" w:rsidP="00AE5524" w:rsidRDefault="00715294" w14:paraId="0DB000DE" w14:textId="403AB9B8">
            <w:pPr>
              <w:widowControl w:val="0"/>
              <w:rPr>
                <w:sz w:val="20"/>
                <w:szCs w:val="20"/>
              </w:rPr>
            </w:pPr>
            <w:r>
              <w:rPr>
                <w:sz w:val="20"/>
                <w:szCs w:val="20"/>
              </w:rPr>
              <w:t>6</w:t>
            </w:r>
          </w:p>
        </w:tc>
      </w:tr>
      <w:tr w:rsidR="00715294" w:rsidTr="00715294" w14:paraId="2A8C9E66" w14:textId="5473A20C">
        <w:trPr>
          <w:trHeight w:val="416"/>
          <w:jc w:val="center"/>
        </w:trPr>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00715294" w:rsidP="00AE5524" w:rsidRDefault="00715294" w14:paraId="045BF3E1" w14:textId="77777777">
            <w:pPr>
              <w:widowControl w:val="0"/>
              <w:jc w:val="right"/>
              <w:rPr>
                <w:sz w:val="20"/>
                <w:szCs w:val="20"/>
              </w:rPr>
            </w:pPr>
            <w:r>
              <w:rPr>
                <w:sz w:val="20"/>
                <w:szCs w:val="20"/>
              </w:rPr>
              <w:t>Spatial-Visual</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715294" w:rsidP="00AE5524" w:rsidRDefault="00715294" w14:paraId="56A7A912" w14:textId="77777777">
            <w:pPr>
              <w:widowControl w:val="0"/>
              <w:jc w:val="right"/>
              <w:rPr>
                <w:sz w:val="20"/>
                <w:szCs w:val="20"/>
              </w:rPr>
            </w:pPr>
            <w:r>
              <w:rPr>
                <w:sz w:val="20"/>
                <w:szCs w:val="20"/>
              </w:rPr>
              <w:t>10</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00715294" w:rsidP="00AE5524" w:rsidRDefault="00715294" w14:paraId="790E096D" w14:textId="305E92EF">
            <w:pPr>
              <w:widowControl w:val="0"/>
              <w:rPr>
                <w:sz w:val="20"/>
                <w:szCs w:val="20"/>
              </w:rPr>
            </w:pPr>
            <w:r>
              <w:rPr>
                <w:sz w:val="20"/>
                <w:szCs w:val="20"/>
              </w:rPr>
              <w:t>Artistic</w:t>
            </w:r>
          </w:p>
        </w:tc>
        <w:tc>
          <w:tcPr>
            <w:tcW w:w="212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715294" w:rsidP="00AE5524" w:rsidRDefault="00715294" w14:paraId="731C96AD" w14:textId="27F399E4">
            <w:pPr>
              <w:widowControl w:val="0"/>
              <w:rPr>
                <w:sz w:val="20"/>
                <w:szCs w:val="20"/>
              </w:rPr>
            </w:pPr>
            <w:r>
              <w:rPr>
                <w:sz w:val="20"/>
                <w:szCs w:val="20"/>
              </w:rPr>
              <w:t>6</w:t>
            </w:r>
          </w:p>
        </w:tc>
      </w:tr>
    </w:tbl>
    <w:p w:rsidR="00444392" w:rsidP="00AE5524" w:rsidRDefault="00444392" w14:paraId="6FA57602" w14:textId="77777777">
      <w:pPr>
        <w:spacing w:before="240" w:after="240"/>
      </w:pPr>
    </w:p>
    <w:p w:rsidR="00444392" w:rsidP="00AE5524" w:rsidRDefault="00444392" w14:paraId="39AD2B74" w14:textId="77777777">
      <w:pPr>
        <w:spacing w:before="280"/>
        <w:rPr>
          <w:b/>
        </w:rPr>
      </w:pPr>
      <w:r>
        <w:rPr>
          <w:b/>
        </w:rPr>
        <w:t>Explanation</w:t>
      </w:r>
    </w:p>
    <w:p w:rsidR="00444392" w:rsidP="00AE5524" w:rsidRDefault="005F57D8" w14:paraId="4368DD61" w14:textId="133C8231">
      <w:pPr>
        <w:numPr>
          <w:ilvl w:val="0"/>
          <w:numId w:val="9"/>
        </w:numPr>
      </w:pPr>
      <w:r w:rsidRPr="7C15921F">
        <w:rPr>
          <w:lang w:val="en-US"/>
        </w:rPr>
        <w:t xml:space="preserve">Top </w:t>
      </w:r>
      <w:r w:rsidRPr="7C15921F" w:rsidR="00444392">
        <w:rPr>
          <w:lang w:val="en-US"/>
        </w:rPr>
        <w:t xml:space="preserve">Personality code identified was Social, Enterprising and Investigative. </w:t>
      </w:r>
    </w:p>
    <w:p w:rsidR="005F57D8" w:rsidP="00AE5524" w:rsidRDefault="005F57D8" w14:paraId="2E4154B1" w14:textId="1E546F20">
      <w:pPr>
        <w:numPr>
          <w:ilvl w:val="0"/>
          <w:numId w:val="9"/>
        </w:numPr>
      </w:pPr>
      <w:r>
        <w:t>Bottom Personality code will be Artistic, Realistic and Conventional.</w:t>
      </w:r>
    </w:p>
    <w:p w:rsidR="00444392" w:rsidP="00AE5524" w:rsidRDefault="00444392" w14:paraId="29019CB8" w14:textId="77777777">
      <w:pPr>
        <w:numPr>
          <w:ilvl w:val="0"/>
          <w:numId w:val="9"/>
        </w:numPr>
      </w:pPr>
      <w:r>
        <w:t xml:space="preserve">Intelligence scores mapped with them are highlighted. </w:t>
      </w:r>
    </w:p>
    <w:p w:rsidR="00444392" w:rsidP="00AE5524" w:rsidRDefault="00A01918" w14:paraId="3DE60773" w14:textId="54871EA4">
      <w:pPr>
        <w:numPr>
          <w:ilvl w:val="0"/>
          <w:numId w:val="9"/>
        </w:numPr>
      </w:pPr>
      <w:r w:rsidRPr="7C15921F">
        <w:rPr>
          <w:lang w:val="en-US"/>
        </w:rPr>
        <w:t xml:space="preserve">IF, </w:t>
      </w:r>
      <w:r w:rsidRPr="7C15921F" w:rsidR="00444392">
        <w:rPr>
          <w:lang w:val="en-US"/>
        </w:rPr>
        <w:t>We have found only 3 intelligence and so we stop here.</w:t>
      </w:r>
    </w:p>
    <w:p w:rsidR="00A01918" w:rsidP="00AE5524" w:rsidRDefault="00A01918" w14:paraId="08B26F71" w14:textId="37F40AFA">
      <w:pPr>
        <w:numPr>
          <w:ilvl w:val="0"/>
          <w:numId w:val="9"/>
        </w:numPr>
      </w:pPr>
      <w:r w:rsidRPr="7C15921F">
        <w:rPr>
          <w:lang w:val="en-US"/>
        </w:rPr>
        <w:t xml:space="preserve">IF NOT, </w:t>
      </w:r>
      <w:r w:rsidRPr="7C15921F" w:rsidR="0037748F">
        <w:rPr>
          <w:lang w:val="en-US"/>
        </w:rPr>
        <w:t>Include all matching entries and apply elimination rule</w:t>
      </w:r>
      <w:r w:rsidRPr="7C15921F" w:rsidR="000C14A2">
        <w:rPr>
          <w:lang w:val="en-US"/>
        </w:rPr>
        <w:t>.</w:t>
      </w:r>
    </w:p>
    <w:p w:rsidR="00444392" w:rsidP="00AE5524" w:rsidRDefault="00444392" w14:paraId="62F47CFB" w14:textId="77777777"/>
    <w:p w:rsidR="00444392" w:rsidP="00AE5524" w:rsidRDefault="009632D9" w14:paraId="32379034" w14:textId="426E2862">
      <w:pPr>
        <w:pStyle w:val="Heading5"/>
      </w:pPr>
      <w:r>
        <w:t xml:space="preserve">Elimination Rule: </w:t>
      </w:r>
    </w:p>
    <w:p w:rsidR="00444392" w:rsidP="00AE5524" w:rsidRDefault="00444392" w14:paraId="7BD55063" w14:textId="77777777"/>
    <w:p w:rsidR="00444392" w:rsidP="00AE5524" w:rsidRDefault="00444392" w14:paraId="4179F0A8" w14:textId="77777777">
      <w:r>
        <w:t xml:space="preserve">Look at Mapping table of intelligence scores with Personality traits. </w:t>
      </w:r>
    </w:p>
    <w:p w:rsidRPr="00C7295C" w:rsidR="00444392" w:rsidP="00AE5524" w:rsidRDefault="00444392" w14:paraId="7E123F42" w14:textId="77777777">
      <w:pPr>
        <w:numPr>
          <w:ilvl w:val="0"/>
          <w:numId w:val="6"/>
        </w:numPr>
      </w:pPr>
      <w:r>
        <w:rPr>
          <w:rFonts w:ascii="Arial Unicode MS" w:hAnsi="Arial Unicode MS" w:eastAsia="Arial Unicode MS" w:cs="Arial Unicode MS"/>
        </w:rPr>
        <w:t>Bodily-Kinesthetic,</w:t>
      </w:r>
      <w:r w:rsidRPr="00C7295C">
        <w:rPr>
          <w:rFonts w:ascii="Arial Unicode MS" w:hAnsi="Arial Unicode MS" w:eastAsia="Arial Unicode MS" w:cs="Arial Unicode MS"/>
        </w:rPr>
        <w:t xml:space="preserve"> </w:t>
      </w:r>
      <w:r>
        <w:rPr>
          <w:rFonts w:ascii="Arial Unicode MS" w:hAnsi="Arial Unicode MS" w:eastAsia="Arial Unicode MS" w:cs="Arial Unicode MS"/>
        </w:rPr>
        <w:t>→ Realistic</w:t>
      </w:r>
    </w:p>
    <w:p w:rsidR="00444392" w:rsidP="00AE5524" w:rsidRDefault="00444392" w14:paraId="1D11CC34" w14:textId="77777777">
      <w:pPr>
        <w:numPr>
          <w:ilvl w:val="0"/>
          <w:numId w:val="6"/>
        </w:numPr>
      </w:pPr>
      <w:r>
        <w:rPr>
          <w:rFonts w:ascii="Arial Unicode MS" w:hAnsi="Arial Unicode MS" w:eastAsia="Arial Unicode MS" w:cs="Arial Unicode MS"/>
        </w:rPr>
        <w:t>Naturalistic→ Realistic</w:t>
      </w:r>
    </w:p>
    <w:p w:rsidR="00444392" w:rsidP="00AE5524" w:rsidRDefault="00444392" w14:paraId="4ED398DE" w14:textId="77777777">
      <w:pPr>
        <w:numPr>
          <w:ilvl w:val="0"/>
          <w:numId w:val="6"/>
        </w:numPr>
      </w:pPr>
      <w:r>
        <w:rPr>
          <w:rFonts w:ascii="Arial Unicode MS" w:hAnsi="Arial Unicode MS" w:eastAsia="Arial Unicode MS" w:cs="Arial Unicode MS"/>
        </w:rPr>
        <w:t>Intrapersonal</w:t>
      </w:r>
      <w:r w:rsidRPr="00C57244">
        <w:rPr>
          <w:rFonts w:ascii="Arial Unicode MS" w:hAnsi="Arial Unicode MS" w:eastAsia="Arial Unicode MS" w:cs="Arial Unicode MS"/>
        </w:rPr>
        <w:t xml:space="preserve"> </w:t>
      </w:r>
      <w:r>
        <w:rPr>
          <w:rFonts w:ascii="Arial Unicode MS" w:hAnsi="Arial Unicode MS" w:eastAsia="Arial Unicode MS" w:cs="Arial Unicode MS"/>
        </w:rPr>
        <w:t xml:space="preserve">→Conventional </w:t>
      </w:r>
    </w:p>
    <w:p w:rsidR="00444392" w:rsidP="00AE5524" w:rsidRDefault="00444392" w14:paraId="269C5C69" w14:textId="77777777">
      <w:pPr>
        <w:numPr>
          <w:ilvl w:val="0"/>
          <w:numId w:val="6"/>
        </w:numPr>
      </w:pPr>
      <w:r>
        <w:rPr>
          <w:rFonts w:ascii="Arial Unicode MS" w:hAnsi="Arial Unicode MS" w:eastAsia="Arial Unicode MS" w:cs="Arial Unicode MS"/>
        </w:rPr>
        <w:t xml:space="preserve">Interpersonal, →Social, Enterprising </w:t>
      </w:r>
    </w:p>
    <w:p w:rsidR="00444392" w:rsidP="00AE5524" w:rsidRDefault="00444392" w14:paraId="5791E0DD" w14:textId="77777777">
      <w:pPr>
        <w:numPr>
          <w:ilvl w:val="0"/>
          <w:numId w:val="6"/>
        </w:numPr>
      </w:pPr>
      <w:r>
        <w:rPr>
          <w:rFonts w:ascii="Arial Unicode MS" w:hAnsi="Arial Unicode MS" w:eastAsia="Arial Unicode MS" w:cs="Arial Unicode MS"/>
        </w:rPr>
        <w:t>Linguistic →Social</w:t>
      </w:r>
    </w:p>
    <w:p w:rsidR="00444392" w:rsidP="00AE5524" w:rsidRDefault="00444392" w14:paraId="126C6B62" w14:textId="77777777">
      <w:pPr>
        <w:numPr>
          <w:ilvl w:val="0"/>
          <w:numId w:val="6"/>
        </w:numPr>
      </w:pPr>
      <w:r>
        <w:rPr>
          <w:rFonts w:ascii="Arial Unicode MS" w:hAnsi="Arial Unicode MS" w:eastAsia="Arial Unicode MS" w:cs="Arial Unicode MS"/>
        </w:rPr>
        <w:t>Logical-Mathematical</w:t>
      </w:r>
      <w:r w:rsidRPr="00133A38">
        <w:rPr>
          <w:rFonts w:ascii="Arial Unicode MS" w:hAnsi="Arial Unicode MS" w:eastAsia="Arial Unicode MS" w:cs="Arial Unicode MS"/>
        </w:rPr>
        <w:t xml:space="preserve"> </w:t>
      </w:r>
      <w:r>
        <w:rPr>
          <w:rFonts w:ascii="Arial Unicode MS" w:hAnsi="Arial Unicode MS" w:eastAsia="Arial Unicode MS" w:cs="Arial Unicode MS"/>
        </w:rPr>
        <w:t xml:space="preserve">→Investigative </w:t>
      </w:r>
    </w:p>
    <w:p w:rsidRPr="00E126ED" w:rsidR="00444392" w:rsidP="00AE5524" w:rsidRDefault="00444392" w14:paraId="6460540F" w14:textId="77777777">
      <w:pPr>
        <w:numPr>
          <w:ilvl w:val="0"/>
          <w:numId w:val="6"/>
        </w:numPr>
      </w:pPr>
      <w:r>
        <w:rPr>
          <w:rFonts w:ascii="Arial Unicode MS" w:hAnsi="Arial Unicode MS" w:eastAsia="Arial Unicode MS" w:cs="Arial Unicode MS"/>
        </w:rPr>
        <w:t xml:space="preserve">Musical →Artistic </w:t>
      </w:r>
    </w:p>
    <w:p w:rsidRPr="00E126ED" w:rsidR="00444392" w:rsidP="00AE5524" w:rsidRDefault="00444392" w14:paraId="5E85ABE6" w14:textId="77777777">
      <w:pPr>
        <w:numPr>
          <w:ilvl w:val="0"/>
          <w:numId w:val="6"/>
        </w:numPr>
      </w:pPr>
      <w:r>
        <w:rPr>
          <w:rFonts w:ascii="Arial Unicode MS" w:hAnsi="Arial Unicode MS" w:eastAsia="Arial Unicode MS" w:cs="Arial Unicode MS"/>
        </w:rPr>
        <w:t>Spatial-Visual</w:t>
      </w:r>
      <w:r w:rsidRPr="00133A38">
        <w:rPr>
          <w:rFonts w:ascii="Arial Unicode MS" w:hAnsi="Arial Unicode MS" w:eastAsia="Arial Unicode MS" w:cs="Arial Unicode MS"/>
        </w:rPr>
        <w:t xml:space="preserve"> </w:t>
      </w:r>
      <w:r>
        <w:rPr>
          <w:rFonts w:ascii="Arial Unicode MS" w:hAnsi="Arial Unicode MS" w:eastAsia="Arial Unicode MS" w:cs="Arial Unicode MS"/>
        </w:rPr>
        <w:t xml:space="preserve">→Artistic </w:t>
      </w:r>
    </w:p>
    <w:p w:rsidRPr="00133A38" w:rsidR="00444392" w:rsidP="00AE5524" w:rsidRDefault="00444392" w14:paraId="49207856" w14:textId="77777777">
      <w:pPr>
        <w:ind w:left="720"/>
      </w:pPr>
    </w:p>
    <w:p w:rsidR="00444392" w:rsidP="00AE5524" w:rsidRDefault="00444392" w14:paraId="7DB556A7" w14:textId="77777777">
      <w:r>
        <w:t>Apply Elimination Rules to break tie between 2 intelligence score assigned to same personality</w:t>
      </w:r>
    </w:p>
    <w:p w:rsidR="00444392" w:rsidP="00AE5524" w:rsidRDefault="00444392" w14:paraId="30CA3596" w14:textId="77777777"/>
    <w:p w:rsidR="00444392" w:rsidP="00AE5524" w:rsidRDefault="00444392" w14:paraId="58768B24" w14:textId="77777777">
      <w:r w:rsidRPr="7C15921F">
        <w:rPr>
          <w:lang w:val="en-US"/>
        </w:rPr>
        <w:t xml:space="preserve">For Realistic retain Body kinesthetic </w:t>
      </w:r>
    </w:p>
    <w:p w:rsidR="00444392" w:rsidP="00AE5524" w:rsidRDefault="00444392" w14:paraId="56C4C123" w14:textId="77777777">
      <w:r w:rsidRPr="7C15921F">
        <w:rPr>
          <w:lang w:val="en-US"/>
        </w:rPr>
        <w:t xml:space="preserve">For Social retain Interpersonal </w:t>
      </w:r>
    </w:p>
    <w:p w:rsidR="00444392" w:rsidP="00AE5524" w:rsidRDefault="00444392" w14:paraId="55324C7B" w14:textId="77777777">
      <w:r w:rsidRPr="7C15921F">
        <w:rPr>
          <w:lang w:val="en-US"/>
        </w:rPr>
        <w:t xml:space="preserve">For Artistic retain Spatial Visual </w:t>
      </w:r>
    </w:p>
    <w:p w:rsidR="00B97198" w:rsidP="00AE5524" w:rsidRDefault="00B97198" w14:paraId="576BB5D4" w14:textId="77777777"/>
    <w:p w:rsidR="00B97198" w:rsidP="00AE5524" w:rsidRDefault="00B97198" w14:paraId="4D372429" w14:textId="0A39766A">
      <w:r>
        <w:t xml:space="preserve">In present example, </w:t>
      </w:r>
      <w:r>
        <w:br/>
      </w:r>
      <w:r>
        <w:t>Intrapersonal intelligence will be selected as default</w:t>
      </w:r>
      <w:r>
        <w:br/>
      </w:r>
      <w:r>
        <w:t>Applying elimination rule body-kinesthetic and Spatial-Visual will be selected.</w:t>
      </w:r>
    </w:p>
    <w:p w:rsidR="00444392" w:rsidP="00AE5524" w:rsidRDefault="00444392" w14:paraId="05ACF2B0" w14:textId="77777777"/>
    <w:p w:rsidR="00444392" w:rsidP="00AE5524" w:rsidRDefault="00444392" w14:paraId="56E701E8" w14:textId="77777777"/>
    <w:p w:rsidR="00444392" w:rsidP="00AE5524" w:rsidRDefault="00444392" w14:paraId="7741156B" w14:textId="77777777">
      <w:pPr>
        <w:rPr>
          <w:b/>
        </w:rPr>
      </w:pPr>
      <w:r>
        <w:rPr>
          <w:b/>
        </w:rPr>
        <w:t>Conclusion</w:t>
      </w:r>
    </w:p>
    <w:p w:rsidR="00444392" w:rsidP="00AE5524" w:rsidRDefault="00444392" w14:paraId="16DF988B" w14:textId="77777777"/>
    <w:p w:rsidR="00444392" w:rsidP="00AE5524" w:rsidRDefault="00444392" w14:paraId="1AEBCAEA" w14:textId="47811795">
      <w:r>
        <w:t xml:space="preserve">The </w:t>
      </w:r>
      <w:r w:rsidR="002D36A8">
        <w:t>Bottom</w:t>
      </w:r>
      <w:r>
        <w:t xml:space="preserve"> 3 intelligence types are:</w:t>
      </w:r>
    </w:p>
    <w:p w:rsidR="00444392" w:rsidP="00AE5524" w:rsidRDefault="00444392" w14:paraId="62D4323F" w14:textId="77777777"/>
    <w:p w:rsidR="00444392" w:rsidP="00AE5524" w:rsidRDefault="00444392" w14:paraId="0198806B" w14:textId="08B3AE63">
      <w:pPr>
        <w:numPr>
          <w:ilvl w:val="0"/>
          <w:numId w:val="8"/>
        </w:numPr>
      </w:pPr>
      <w:r>
        <w:t>Body-Kinesthetic</w:t>
      </w:r>
      <w:r w:rsidR="00B97198">
        <w:t xml:space="preserve"> </w:t>
      </w:r>
    </w:p>
    <w:p w:rsidR="00444392" w:rsidP="00AE5524" w:rsidRDefault="00B97198" w14:paraId="52834111" w14:textId="662093CD">
      <w:pPr>
        <w:numPr>
          <w:ilvl w:val="0"/>
          <w:numId w:val="8"/>
        </w:numPr>
      </w:pPr>
      <w:r>
        <w:t>Intrapersonal</w:t>
      </w:r>
    </w:p>
    <w:p w:rsidR="00444392" w:rsidP="00AE5524" w:rsidRDefault="00B97198" w14:paraId="10640BDC" w14:textId="4AF7991D">
      <w:pPr>
        <w:numPr>
          <w:ilvl w:val="0"/>
          <w:numId w:val="8"/>
        </w:numPr>
      </w:pPr>
      <w:r>
        <w:t>Visual-Spatial.</w:t>
      </w:r>
    </w:p>
    <w:p w:rsidR="00EE48F1" w:rsidP="00AE5524" w:rsidRDefault="00EE48F1" w14:paraId="782664F9" w14:textId="77777777">
      <w:pPr>
        <w:ind w:left="720"/>
      </w:pPr>
    </w:p>
    <w:p w:rsidR="008E57E4" w:rsidP="00AE5524" w:rsidRDefault="008E57E4" w14:paraId="42BE4E52" w14:textId="56F50AD2">
      <w:pPr>
        <w:pStyle w:val="Heading4"/>
      </w:pPr>
      <w:r w:rsidRPr="7C15921F">
        <w:rPr>
          <w:lang w:val="en-US"/>
        </w:rPr>
        <w:t xml:space="preserve">Step </w:t>
      </w:r>
      <w:r w:rsidRPr="7C15921F" w:rsidR="00EE48F1">
        <w:rPr>
          <w:lang w:val="en-US"/>
        </w:rPr>
        <w:t xml:space="preserve">5 </w:t>
      </w:r>
      <w:r w:rsidRPr="7C15921F">
        <w:rPr>
          <w:lang w:val="en-US"/>
        </w:rPr>
        <w:t>: Refer to following table for output:</w:t>
      </w:r>
    </w:p>
    <w:p w:rsidR="005D6F40" w:rsidP="00AE5524" w:rsidRDefault="005D6F40" w14:paraId="119AE515" w14:textId="77777777">
      <w:r>
        <w:t xml:space="preserve">Linguistic </w:t>
      </w:r>
      <w:r>
        <w:rPr>
          <w:rFonts w:ascii="Arial Unicode MS" w:hAnsi="Arial Unicode MS" w:eastAsia="Arial Unicode MS" w:cs="Arial Unicode MS"/>
        </w:rPr>
        <w:t>→</w:t>
      </w:r>
      <w:r>
        <w:t xml:space="preserve"> Verbal content</w:t>
      </w:r>
    </w:p>
    <w:p w:rsidR="005D6F40" w:rsidP="00AE5524" w:rsidRDefault="005D6F40" w14:paraId="7E52FEDD" w14:textId="77777777">
      <w:r>
        <w:t xml:space="preserve">Logic-Mathematical </w:t>
      </w:r>
      <w:r>
        <w:rPr>
          <w:rFonts w:ascii="Arial Unicode MS" w:hAnsi="Arial Unicode MS" w:eastAsia="Arial Unicode MS" w:cs="Arial Unicode MS"/>
        </w:rPr>
        <w:t>→</w:t>
      </w:r>
      <w:r>
        <w:t xml:space="preserve"> Logic and facts</w:t>
      </w:r>
    </w:p>
    <w:p w:rsidR="005D6F40" w:rsidP="00AE5524" w:rsidRDefault="005D6F40" w14:paraId="510852E1" w14:textId="77777777">
      <w:r>
        <w:t xml:space="preserve">Interpersonal </w:t>
      </w:r>
      <w:r>
        <w:rPr>
          <w:rFonts w:ascii="Arial Unicode MS" w:hAnsi="Arial Unicode MS" w:eastAsia="Arial Unicode MS" w:cs="Arial Unicode MS"/>
        </w:rPr>
        <w:t>→</w:t>
      </w:r>
      <w:r>
        <w:t xml:space="preserve"> Group discussions</w:t>
      </w:r>
    </w:p>
    <w:p w:rsidR="005D6F40" w:rsidP="00AE5524" w:rsidRDefault="005D6F40" w14:paraId="47605F79" w14:textId="77777777">
      <w:r>
        <w:t>Musical</w:t>
      </w:r>
      <w:r>
        <w:rPr>
          <w:rFonts w:ascii="Arial Unicode MS" w:hAnsi="Arial Unicode MS" w:eastAsia="Arial Unicode MS" w:cs="Arial Unicode MS"/>
        </w:rPr>
        <w:t>→</w:t>
      </w:r>
      <w:r>
        <w:t xml:space="preserve"> Music and Art</w:t>
      </w:r>
    </w:p>
    <w:p w:rsidR="005D6F40" w:rsidP="00AE5524" w:rsidRDefault="005D6F40" w14:paraId="573B87B6" w14:textId="77777777">
      <w:r>
        <w:t xml:space="preserve">Naturalistic </w:t>
      </w:r>
      <w:r>
        <w:rPr>
          <w:rFonts w:ascii="Arial Unicode MS" w:hAnsi="Arial Unicode MS" w:eastAsia="Arial Unicode MS" w:cs="Arial Unicode MS"/>
        </w:rPr>
        <w:t xml:space="preserve">→ </w:t>
      </w:r>
      <w:r>
        <w:t>Real world applications</w:t>
      </w:r>
    </w:p>
    <w:p w:rsidR="005D6F40" w:rsidP="00AE5524" w:rsidRDefault="005D6F40" w14:paraId="21D23A65" w14:textId="77777777">
      <w:r>
        <w:t>Spatial</w:t>
      </w:r>
      <w:r>
        <w:tab/>
      </w:r>
      <w:r>
        <w:rPr>
          <w:rFonts w:ascii="Arial Unicode MS" w:hAnsi="Arial Unicode MS" w:eastAsia="Arial Unicode MS" w:cs="Arial Unicode MS"/>
        </w:rPr>
        <w:t xml:space="preserve">→ </w:t>
      </w:r>
      <w:r>
        <w:t>Abstract concepts</w:t>
      </w:r>
    </w:p>
    <w:p w:rsidR="005D6F40" w:rsidP="00AE5524" w:rsidRDefault="005D6F40" w14:paraId="1916F00A" w14:textId="77777777">
      <w:r>
        <w:t xml:space="preserve">Kinesthetic </w:t>
      </w:r>
      <w:r>
        <w:rPr>
          <w:rFonts w:ascii="Arial Unicode MS" w:hAnsi="Arial Unicode MS" w:eastAsia="Arial Unicode MS" w:cs="Arial Unicode MS"/>
        </w:rPr>
        <w:t>→</w:t>
      </w:r>
      <w:r>
        <w:tab/>
      </w:r>
      <w:r>
        <w:t>Hands-on activities</w:t>
      </w:r>
    </w:p>
    <w:p w:rsidR="005D6F40" w:rsidP="00AE5524" w:rsidRDefault="005D6F40" w14:paraId="20035DB7" w14:textId="77777777">
      <w:r>
        <w:t>Intrapersonal</w:t>
      </w:r>
      <w:r>
        <w:rPr>
          <w:rFonts w:ascii="Arial Unicode MS" w:hAnsi="Arial Unicode MS" w:eastAsia="Arial Unicode MS" w:cs="Arial Unicode MS"/>
        </w:rPr>
        <w:t>→</w:t>
      </w:r>
      <w:r>
        <w:t xml:space="preserve"> Emotion and insight</w:t>
      </w:r>
    </w:p>
    <w:p w:rsidR="005D6F40" w:rsidP="00AE5524" w:rsidRDefault="005D6F40" w14:paraId="3C2F0428" w14:textId="77777777"/>
    <w:p w:rsidR="005D6F40" w:rsidP="00AE5524" w:rsidRDefault="005D6F40" w14:paraId="72BF41BA" w14:textId="0311B20D">
      <w:pPr>
        <w:pStyle w:val="Heading4"/>
      </w:pPr>
      <w:r w:rsidRPr="7C15921F">
        <w:rPr>
          <w:lang w:val="en-US"/>
        </w:rPr>
        <w:t>Step 6: Populate appropriate phrase in the output.</w:t>
      </w:r>
    </w:p>
    <w:p w:rsidRPr="00EE48F1" w:rsidR="00EE48F1" w:rsidP="00AE5524" w:rsidRDefault="00EE48F1" w14:paraId="3488EBE7" w14:textId="77777777"/>
    <w:p w:rsidR="00EE48F1" w:rsidP="00AE5524" w:rsidRDefault="00EE48F1" w14:paraId="1C41DE28" w14:textId="77777777">
      <w:pPr>
        <w:pStyle w:val="Heading2"/>
      </w:pPr>
      <w:r>
        <w:t>Recap:</w:t>
      </w:r>
    </w:p>
    <w:p w:rsidR="00EE48F1" w:rsidP="00AE5524" w:rsidRDefault="00EE48F1" w14:paraId="25F4668C" w14:textId="77777777">
      <w:pPr>
        <w:numPr>
          <w:ilvl w:val="0"/>
          <w:numId w:val="1"/>
        </w:numPr>
      </w:pPr>
      <w:r>
        <w:t>Raw (Stanine) scores (Top 3 traits).</w:t>
      </w:r>
    </w:p>
    <w:p w:rsidR="00EE48F1" w:rsidP="00AE5524" w:rsidRDefault="00EE48F1" w14:paraId="2C0EBD50" w14:textId="77777777">
      <w:pPr>
        <w:numPr>
          <w:ilvl w:val="0"/>
          <w:numId w:val="1"/>
        </w:numPr>
      </w:pPr>
      <w:r>
        <w:t>Personality mapping (Handle ties).</w:t>
      </w:r>
    </w:p>
    <w:p w:rsidR="00EE48F1" w:rsidP="00AE5524" w:rsidRDefault="00EE48F1" w14:paraId="4C815F3B" w14:textId="77777777">
      <w:pPr>
        <w:numPr>
          <w:ilvl w:val="0"/>
          <w:numId w:val="1"/>
        </w:numPr>
      </w:pPr>
      <w:r w:rsidRPr="7C15921F">
        <w:rPr>
          <w:lang w:val="en-US"/>
        </w:rPr>
        <w:t>Elimination rule  (Handle further ties).</w:t>
      </w:r>
    </w:p>
    <w:p w:rsidR="00EE48F1" w:rsidP="00AE5524" w:rsidRDefault="00EE48F1" w14:paraId="1A2F4AFB" w14:textId="77777777">
      <w:pPr>
        <w:numPr>
          <w:ilvl w:val="0"/>
          <w:numId w:val="1"/>
        </w:numPr>
      </w:pPr>
      <w:r>
        <w:t>Generate output.</w:t>
      </w:r>
    </w:p>
    <w:p w:rsidR="003D0954" w:rsidP="00AE5524" w:rsidRDefault="003D0954" w14:paraId="7C635BE5" w14:textId="7857FE47">
      <w:r>
        <w:br w:type="page"/>
      </w:r>
    </w:p>
    <w:p w:rsidR="008E57E4" w:rsidP="00AE5524" w:rsidRDefault="003D0954" w14:paraId="62C2D9F5" w14:textId="4A704D3F">
      <w:pPr>
        <w:pStyle w:val="Heading1"/>
      </w:pPr>
      <w:r>
        <w:t>SECTION 4</w:t>
      </w:r>
    </w:p>
    <w:p w:rsidR="003D0954" w:rsidP="00AE5524" w:rsidRDefault="004072C8" w14:paraId="1153F073" w14:textId="74B4CBC2">
      <w:pPr>
        <w:pStyle w:val="Heading2"/>
      </w:pPr>
      <w:r>
        <w:t>Preferences Page</w:t>
      </w:r>
    </w:p>
    <w:p w:rsidR="004072C8" w:rsidP="00AE5524" w:rsidRDefault="00BC0837" w14:paraId="4A1304C4" w14:textId="37949DA2">
      <w:pPr>
        <w:pStyle w:val="Heading3"/>
      </w:pPr>
      <w:r>
        <w:t>Subjects of interest</w:t>
      </w:r>
    </w:p>
    <w:p w:rsidR="00BC0837" w:rsidP="00AE5524" w:rsidRDefault="00BC0837" w14:paraId="78586457" w14:textId="2B129EE0"/>
    <w:p w:rsidR="00F3039E" w:rsidP="00AE5524" w:rsidRDefault="00F3039E" w14:paraId="33AEC681" w14:textId="62D47B49">
      <w:r>
        <w:t xml:space="preserve">Child A has </w:t>
      </w:r>
      <w:r w:rsidR="000C46D4">
        <w:t>selected</w:t>
      </w:r>
      <w:r>
        <w:t xml:space="preserve"> 5 </w:t>
      </w:r>
      <w:r w:rsidR="000C46D4">
        <w:t>S</w:t>
      </w:r>
      <w:r>
        <w:t>ubjects of interest in assessment.</w:t>
      </w:r>
    </w:p>
    <w:p w:rsidR="00F3039E" w:rsidP="00AE5524" w:rsidRDefault="00F3039E" w14:paraId="219B8EB4" w14:textId="4FD76D53">
      <w:r>
        <w:t>Populate the same in the report in Alphabetical order</w:t>
      </w:r>
    </w:p>
    <w:p w:rsidR="00F3039E" w:rsidP="00AE5524" w:rsidRDefault="00F3039E" w14:paraId="45206190" w14:textId="77777777"/>
    <w:p w:rsidR="000C76D4" w:rsidP="00AE5524" w:rsidRDefault="000C76D4" w14:paraId="7548360E" w14:textId="77777777">
      <w:pPr>
        <w:pStyle w:val="Heading3"/>
      </w:pPr>
      <w:r>
        <w:t>Values</w:t>
      </w:r>
    </w:p>
    <w:p w:rsidR="000C76D4" w:rsidP="00AE5524" w:rsidRDefault="000C76D4" w14:paraId="6E4EBE67" w14:textId="77777777">
      <w:r>
        <w:t>Child A has selected 5 Values in assessment.</w:t>
      </w:r>
    </w:p>
    <w:p w:rsidR="000C76D4" w:rsidP="00AE5524" w:rsidRDefault="000C76D4" w14:paraId="5DEB776B" w14:textId="77777777">
      <w:r>
        <w:t>Populate the same in the report in Alphabetical order</w:t>
      </w:r>
    </w:p>
    <w:p w:rsidR="000C76D4" w:rsidP="00AE5524" w:rsidRDefault="000C76D4" w14:paraId="540F9807" w14:textId="77777777"/>
    <w:p w:rsidR="000C46D4" w:rsidP="00AE5524" w:rsidRDefault="000C46D4" w14:paraId="2E046733" w14:textId="28F6B9DA">
      <w:pPr>
        <w:pStyle w:val="Heading3"/>
      </w:pPr>
      <w:r>
        <w:t>Abilities</w:t>
      </w:r>
    </w:p>
    <w:p w:rsidR="00AF2A07" w:rsidP="00AE5524" w:rsidRDefault="00AF2A07" w14:paraId="054A93F5" w14:textId="5A8809B6">
      <w:r w:rsidRPr="7C15921F">
        <w:rPr>
          <w:lang w:val="en-US"/>
        </w:rPr>
        <w:t xml:space="preserve">This section outlines the methodology for </w:t>
      </w:r>
      <w:r w:rsidRPr="7C15921F" w:rsidR="00CF121E">
        <w:rPr>
          <w:lang w:val="en-US"/>
        </w:rPr>
        <w:t>A</w:t>
      </w:r>
      <w:r w:rsidRPr="7C15921F">
        <w:rPr>
          <w:lang w:val="en-US"/>
        </w:rPr>
        <w:t xml:space="preserve">ssessing and </w:t>
      </w:r>
      <w:r w:rsidRPr="7C15921F" w:rsidR="00CF121E">
        <w:rPr>
          <w:lang w:val="en-US"/>
        </w:rPr>
        <w:t>Ranking Abilities</w:t>
      </w:r>
      <w:r w:rsidRPr="7C15921F">
        <w:rPr>
          <w:lang w:val="en-US"/>
        </w:rPr>
        <w:t xml:space="preserve"> based on scores from  </w:t>
      </w:r>
      <w:r w:rsidRPr="7C15921F" w:rsidR="00CF121E">
        <w:rPr>
          <w:lang w:val="en-US"/>
        </w:rPr>
        <w:t>Abilities</w:t>
      </w:r>
      <w:r w:rsidRPr="7C15921F">
        <w:rPr>
          <w:lang w:val="en-US"/>
        </w:rPr>
        <w:t xml:space="preserve"> quiz. It explains how to:</w:t>
      </w:r>
    </w:p>
    <w:p w:rsidR="00AF2A07" w:rsidP="00AE5524" w:rsidRDefault="00AF2A07" w14:paraId="191AC5A5" w14:textId="77777777"/>
    <w:p w:rsidR="00AF2A07" w:rsidP="00AE5524" w:rsidRDefault="00AF2A07" w14:paraId="2AA2EAF8" w14:textId="6501EBAD">
      <w:pPr>
        <w:numPr>
          <w:ilvl w:val="0"/>
          <w:numId w:val="5"/>
        </w:numPr>
      </w:pPr>
      <w:r w:rsidRPr="7C15921F">
        <w:rPr>
          <w:lang w:val="en-US"/>
        </w:rPr>
        <w:t xml:space="preserve">Identify the top </w:t>
      </w:r>
      <w:r w:rsidRPr="7C15921F" w:rsidR="00AD09F0">
        <w:rPr>
          <w:lang w:val="en-US"/>
        </w:rPr>
        <w:t>5 abilities of a child</w:t>
      </w:r>
      <w:r w:rsidRPr="7C15921F">
        <w:rPr>
          <w:lang w:val="en-US"/>
        </w:rPr>
        <w:t>.</w:t>
      </w:r>
    </w:p>
    <w:p w:rsidR="00AF2A07" w:rsidP="00AE5524" w:rsidRDefault="00AF2A07" w14:paraId="471CE4F7" w14:textId="0D040485">
      <w:pPr>
        <w:numPr>
          <w:ilvl w:val="0"/>
          <w:numId w:val="5"/>
        </w:numPr>
      </w:pPr>
      <w:r>
        <w:t xml:space="preserve">Handle ties and ambiguities through </w:t>
      </w:r>
      <w:r w:rsidR="00AD09F0">
        <w:t>weightages given</w:t>
      </w:r>
      <w:r>
        <w:t>.</w:t>
      </w:r>
    </w:p>
    <w:p w:rsidR="00AF2A07" w:rsidP="00AE5524" w:rsidRDefault="00AF2A07" w14:paraId="3A88AC66" w14:textId="77777777">
      <w:pPr>
        <w:numPr>
          <w:ilvl w:val="0"/>
          <w:numId w:val="5"/>
        </w:numPr>
      </w:pPr>
      <w:r>
        <w:t>Finalize the rankings.</w:t>
      </w:r>
    </w:p>
    <w:p w:rsidR="000C46D4" w:rsidP="00AE5524" w:rsidRDefault="000C46D4" w14:paraId="1023C52A" w14:textId="77777777"/>
    <w:p w:rsidRPr="000C46D4" w:rsidR="008A713A" w:rsidP="00AE5524" w:rsidRDefault="008A713A" w14:paraId="2EE7EA05" w14:textId="756969DD">
      <w:pPr>
        <w:pStyle w:val="Heading4"/>
      </w:pPr>
      <w:r>
        <w:t>Step 1: Ability quiz overview</w:t>
      </w:r>
    </w:p>
    <w:p w:rsidR="000C76D4" w:rsidP="00AE5524" w:rsidRDefault="000C76D4" w14:paraId="70879B53" w14:textId="4371B8F4">
      <w:r>
        <w:t xml:space="preserve">The quiz assesses </w:t>
      </w:r>
      <w:r w:rsidR="004629D9">
        <w:t>ten abilities</w:t>
      </w:r>
      <w:r>
        <w:t>:</w:t>
      </w:r>
    </w:p>
    <w:p w:rsidR="00970862" w:rsidP="00AE5524" w:rsidRDefault="00970862" w14:paraId="03B6A409" w14:textId="7997DCD6">
      <w:r w:rsidRPr="7C15921F">
        <w:rPr>
          <w:lang w:val="en-US"/>
        </w:rPr>
        <w:t xml:space="preserve">Minimum score is </w:t>
      </w:r>
      <w:r w:rsidR="0030590C">
        <w:rPr>
          <w:lang w:val="en-US"/>
        </w:rPr>
        <w:t>3</w:t>
      </w:r>
      <w:r w:rsidRPr="7C15921F">
        <w:rPr>
          <w:lang w:val="en-US"/>
        </w:rPr>
        <w:t xml:space="preserve"> and Maximum score is </w:t>
      </w:r>
      <w:r w:rsidR="0030590C">
        <w:rPr>
          <w:lang w:val="en-US"/>
        </w:rPr>
        <w:t>12</w:t>
      </w:r>
      <w:r w:rsidRPr="7C15921F">
        <w:rPr>
          <w:lang w:val="en-US"/>
        </w:rPr>
        <w:t>.</w:t>
      </w:r>
    </w:p>
    <w:p w:rsidR="000832C9" w:rsidP="00AE5524" w:rsidRDefault="000832C9" w14:paraId="457C818F" w14:textId="77777777">
      <w:pPr>
        <w:pStyle w:val="ListParagraph"/>
        <w:numPr>
          <w:ilvl w:val="0"/>
          <w:numId w:val="15"/>
        </w:numPr>
      </w:pPr>
      <w:r w:rsidRPr="000832C9">
        <w:t xml:space="preserve">Communication </w:t>
      </w:r>
      <w:r w:rsidRPr="000832C9">
        <w:tab/>
      </w:r>
    </w:p>
    <w:p w:rsidR="000832C9" w:rsidP="00AE5524" w:rsidRDefault="000832C9" w14:paraId="45FC0CFF" w14:textId="77777777">
      <w:pPr>
        <w:pStyle w:val="ListParagraph"/>
        <w:numPr>
          <w:ilvl w:val="0"/>
          <w:numId w:val="15"/>
        </w:numPr>
      </w:pPr>
      <w:r w:rsidRPr="000832C9">
        <w:t xml:space="preserve">Decision making &amp; problem solving </w:t>
      </w:r>
      <w:r w:rsidRPr="000832C9">
        <w:tab/>
      </w:r>
    </w:p>
    <w:p w:rsidR="000832C9" w:rsidP="00AE5524" w:rsidRDefault="000832C9" w14:paraId="0A801082" w14:textId="77777777">
      <w:pPr>
        <w:pStyle w:val="ListParagraph"/>
        <w:numPr>
          <w:ilvl w:val="0"/>
          <w:numId w:val="15"/>
        </w:numPr>
      </w:pPr>
      <w:r w:rsidRPr="000832C9">
        <w:t xml:space="preserve">Speed and accuracy </w:t>
      </w:r>
      <w:r w:rsidRPr="000832C9">
        <w:tab/>
      </w:r>
    </w:p>
    <w:p w:rsidR="000832C9" w:rsidP="00AE5524" w:rsidRDefault="000832C9" w14:paraId="771A5049" w14:textId="77777777">
      <w:pPr>
        <w:pStyle w:val="ListParagraph"/>
        <w:numPr>
          <w:ilvl w:val="0"/>
          <w:numId w:val="15"/>
        </w:numPr>
      </w:pPr>
      <w:r w:rsidRPr="000832C9">
        <w:t xml:space="preserve">Creativity </w:t>
      </w:r>
      <w:r w:rsidRPr="000832C9">
        <w:tab/>
      </w:r>
    </w:p>
    <w:p w:rsidR="000832C9" w:rsidP="00AE5524" w:rsidRDefault="000832C9" w14:paraId="1D6DB669" w14:textId="77777777">
      <w:pPr>
        <w:pStyle w:val="ListParagraph"/>
        <w:numPr>
          <w:ilvl w:val="0"/>
          <w:numId w:val="15"/>
        </w:numPr>
      </w:pPr>
      <w:r w:rsidRPr="000832C9">
        <w:t>Computational</w:t>
      </w:r>
      <w:r w:rsidRPr="000832C9">
        <w:tab/>
      </w:r>
    </w:p>
    <w:p w:rsidR="000832C9" w:rsidP="00AE5524" w:rsidRDefault="000832C9" w14:paraId="12F8ECFA" w14:textId="77777777">
      <w:pPr>
        <w:pStyle w:val="ListParagraph"/>
        <w:numPr>
          <w:ilvl w:val="0"/>
          <w:numId w:val="15"/>
        </w:numPr>
      </w:pPr>
      <w:r w:rsidRPr="000832C9">
        <w:t xml:space="preserve">Logical reasoning </w:t>
      </w:r>
      <w:r w:rsidRPr="000832C9">
        <w:tab/>
      </w:r>
    </w:p>
    <w:p w:rsidR="000832C9" w:rsidP="7C15921F" w:rsidRDefault="000832C9" w14:paraId="31068315" w14:textId="77777777">
      <w:pPr>
        <w:pStyle w:val="ListParagraph"/>
        <w:numPr>
          <w:ilvl w:val="0"/>
          <w:numId w:val="15"/>
        </w:numPr>
        <w:rPr>
          <w:lang w:val="en-US"/>
        </w:rPr>
      </w:pPr>
      <w:r w:rsidRPr="7C15921F">
        <w:rPr>
          <w:lang w:val="en-US"/>
        </w:rPr>
        <w:t xml:space="preserve">Form perception </w:t>
      </w:r>
      <w:r>
        <w:tab/>
      </w:r>
    </w:p>
    <w:p w:rsidR="000832C9" w:rsidP="00AE5524" w:rsidRDefault="000832C9" w14:paraId="5540FD71" w14:textId="77777777">
      <w:pPr>
        <w:pStyle w:val="ListParagraph"/>
        <w:numPr>
          <w:ilvl w:val="0"/>
          <w:numId w:val="15"/>
        </w:numPr>
      </w:pPr>
      <w:r w:rsidRPr="000832C9">
        <w:t xml:space="preserve">Technical </w:t>
      </w:r>
      <w:r w:rsidRPr="000832C9">
        <w:tab/>
      </w:r>
    </w:p>
    <w:p w:rsidR="000832C9" w:rsidP="00AE5524" w:rsidRDefault="000832C9" w14:paraId="12575D46" w14:textId="77777777">
      <w:pPr>
        <w:pStyle w:val="ListParagraph"/>
        <w:numPr>
          <w:ilvl w:val="0"/>
          <w:numId w:val="15"/>
        </w:numPr>
      </w:pPr>
      <w:r w:rsidRPr="000832C9">
        <w:t>Motor movement</w:t>
      </w:r>
      <w:r w:rsidRPr="000832C9">
        <w:tab/>
      </w:r>
    </w:p>
    <w:p w:rsidR="000C76D4" w:rsidP="00AE5524" w:rsidRDefault="000832C9" w14:paraId="1D5EAD60" w14:textId="2E6CFA67">
      <w:pPr>
        <w:pStyle w:val="ListParagraph"/>
        <w:numPr>
          <w:ilvl w:val="0"/>
          <w:numId w:val="15"/>
        </w:numPr>
      </w:pPr>
      <w:r w:rsidRPr="000832C9">
        <w:t>Finger dexterity</w:t>
      </w:r>
    </w:p>
    <w:p w:rsidR="000C76D4" w:rsidP="00AE5524" w:rsidRDefault="000C76D4" w14:paraId="229EAFFC" w14:textId="77777777"/>
    <w:p w:rsidR="000C76D4" w:rsidP="00AE5524" w:rsidRDefault="000C76D4" w14:paraId="3CD20FA5" w14:textId="77777777">
      <w:r>
        <w:t>Each type is assigned a raw score based on quiz results.</w:t>
      </w:r>
    </w:p>
    <w:p w:rsidR="00F3039E" w:rsidP="00AE5524" w:rsidRDefault="00F3039E" w14:paraId="4EADF875" w14:textId="77777777"/>
    <w:p w:rsidR="000C46D4" w:rsidP="00AE5524" w:rsidRDefault="000C46D4" w14:paraId="3CBC9247" w14:textId="77777777"/>
    <w:p w:rsidR="000C46D4" w:rsidP="00AE5524" w:rsidRDefault="00A769DC" w14:paraId="43033B52" w14:textId="294255FB">
      <w:pPr>
        <w:pStyle w:val="Heading4"/>
      </w:pPr>
      <w:r w:rsidRPr="7C15921F">
        <w:rPr>
          <w:lang w:val="en-US"/>
        </w:rPr>
        <w:t xml:space="preserve">Step 2: Identifying top 5 </w:t>
      </w:r>
      <w:r w:rsidRPr="7C15921F" w:rsidR="00EF074E">
        <w:rPr>
          <w:lang w:val="en-US"/>
        </w:rPr>
        <w:t>A</w:t>
      </w:r>
      <w:r w:rsidRPr="7C15921F">
        <w:rPr>
          <w:lang w:val="en-US"/>
        </w:rPr>
        <w:t>bilities</w:t>
      </w:r>
    </w:p>
    <w:p w:rsidR="00EF074E" w:rsidP="00AE5524" w:rsidRDefault="00EF074E" w14:paraId="40420E1D" w14:textId="111500D2">
      <w:r>
        <w:t xml:space="preserve">Case 1: Top </w:t>
      </w:r>
      <w:r w:rsidR="002E2E26">
        <w:t>5 scores are uniqu</w:t>
      </w:r>
      <w:r w:rsidR="002E74B3">
        <w:t>e</w:t>
      </w:r>
    </w:p>
    <w:p w:rsidR="00906827" w:rsidP="00AE5524" w:rsidRDefault="00906827" w14:paraId="5F0364B1" w14:textId="77777777"/>
    <w:p w:rsidR="00906827" w:rsidP="00AE5524" w:rsidRDefault="00906827" w14:paraId="380247CE" w14:textId="502DB4DE" w14:noSpellErr="1">
      <w:pPr>
        <w:numPr>
          <w:ilvl w:val="0"/>
          <w:numId w:val="4"/>
        </w:numPr>
        <w:rPr/>
      </w:pPr>
      <w:r w:rsidRPr="0E4DAA93" w:rsidR="00906827">
        <w:rPr>
          <w:lang w:val="en-US"/>
        </w:rPr>
        <w:t xml:space="preserve">Sort the Abilities </w:t>
      </w:r>
      <w:r w:rsidRPr="0E4DAA93" w:rsidR="00906827">
        <w:rPr>
          <w:lang w:val="en-US"/>
        </w:rPr>
        <w:t>by</w:t>
      </w:r>
      <w:r w:rsidRPr="0E4DAA93" w:rsidR="00906827">
        <w:rPr>
          <w:lang w:val="en-US"/>
        </w:rPr>
        <w:t xml:space="preserve"> their Raw scores in descending order.</w:t>
      </w:r>
    </w:p>
    <w:p w:rsidR="00906827" w:rsidP="00AE5524" w:rsidRDefault="00906827" w14:paraId="4A897C2F" w14:textId="0EC91F75">
      <w:pPr>
        <w:numPr>
          <w:ilvl w:val="0"/>
          <w:numId w:val="4"/>
        </w:numPr>
      </w:pPr>
      <w:r>
        <w:t>Select the top 3 unique Abilities.</w:t>
      </w:r>
    </w:p>
    <w:p w:rsidR="00906827" w:rsidP="00AE5524" w:rsidRDefault="00906827" w14:paraId="176DE274" w14:textId="77777777">
      <w:pPr>
        <w:ind w:left="720" w:firstLine="720"/>
      </w:pPr>
    </w:p>
    <w:tbl>
      <w:tblPr>
        <w:tblStyle w:val="a2"/>
        <w:tblW w:w="3000" w:type="dxa"/>
        <w:jc w:val="center"/>
        <w:tblBorders>
          <w:top w:val="nil"/>
          <w:left w:val="nil"/>
          <w:bottom w:val="nil"/>
          <w:right w:val="nil"/>
          <w:insideH w:val="nil"/>
          <w:insideV w:val="nil"/>
        </w:tblBorders>
        <w:tblLayout w:type="fixed"/>
        <w:tblLook w:val="0600" w:firstRow="0" w:lastRow="0" w:firstColumn="0" w:lastColumn="0" w:noHBand="1" w:noVBand="1"/>
      </w:tblPr>
      <w:tblGrid>
        <w:gridCol w:w="2119"/>
        <w:gridCol w:w="881"/>
      </w:tblGrid>
      <w:tr w:rsidR="00906827" w:rsidTr="7C15921F" w14:paraId="2A7EED12"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906827" w:rsidP="00AE5524" w:rsidRDefault="00906827" w14:paraId="11751301" w14:textId="77777777">
            <w:pPr>
              <w:widowControl w:val="0"/>
              <w:rPr>
                <w:sz w:val="20"/>
                <w:szCs w:val="20"/>
              </w:rPr>
            </w:pPr>
            <w:r>
              <w:rPr>
                <w:b/>
                <w:sz w:val="20"/>
                <w:szCs w:val="20"/>
              </w:rPr>
              <w:t>Trait</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906827" w:rsidP="00AE5524" w:rsidRDefault="00906827" w14:paraId="5366D179" w14:textId="77777777">
            <w:pPr>
              <w:widowControl w:val="0"/>
              <w:rPr>
                <w:sz w:val="20"/>
                <w:szCs w:val="20"/>
              </w:rPr>
            </w:pPr>
            <w:r>
              <w:rPr>
                <w:b/>
                <w:sz w:val="20"/>
                <w:szCs w:val="20"/>
              </w:rPr>
              <w:t>Stanine</w:t>
            </w:r>
          </w:p>
        </w:tc>
      </w:tr>
      <w:tr w:rsidRPr="003E1A20" w:rsidR="001C5B4E" w:rsidTr="7C15921F" w14:paraId="7CA90324"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1C5B4E" w:rsidP="00AE5524" w:rsidRDefault="001C5B4E" w14:paraId="62598468" w14:textId="1446B029">
            <w:pPr>
              <w:widowControl w:val="0"/>
              <w:rPr>
                <w:bCs/>
                <w:sz w:val="20"/>
                <w:szCs w:val="20"/>
              </w:rPr>
            </w:pPr>
            <w:r w:rsidRPr="009B5327">
              <w:t xml:space="preserve">Communication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Pr="003E1A20" w:rsidR="001C5B4E" w:rsidP="00AE5524" w:rsidRDefault="00970862" w14:paraId="1F3984D1" w14:textId="40273564">
            <w:pPr>
              <w:widowControl w:val="0"/>
              <w:jc w:val="right"/>
              <w:rPr>
                <w:sz w:val="20"/>
                <w:szCs w:val="20"/>
              </w:rPr>
            </w:pPr>
            <w:r>
              <w:rPr>
                <w:sz w:val="20"/>
                <w:szCs w:val="20"/>
              </w:rPr>
              <w:t>39</w:t>
            </w:r>
          </w:p>
        </w:tc>
      </w:tr>
      <w:tr w:rsidRPr="003E1A20" w:rsidR="001C5B4E" w:rsidTr="7C15921F" w14:paraId="58F84D0C"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1C5B4E" w:rsidP="00AE5524" w:rsidRDefault="001C5B4E" w14:paraId="7AEA6546" w14:textId="27EC9C44">
            <w:pPr>
              <w:widowControl w:val="0"/>
              <w:rPr>
                <w:bCs/>
                <w:sz w:val="20"/>
                <w:szCs w:val="20"/>
              </w:rPr>
            </w:pPr>
            <w:r w:rsidRPr="009B5327">
              <w:t xml:space="preserve">Decision making &amp; problem solving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1C5B4E" w:rsidP="00AE5524" w:rsidRDefault="00970862" w14:paraId="75AF1127" w14:textId="3EFE6C45">
            <w:pPr>
              <w:widowControl w:val="0"/>
              <w:jc w:val="right"/>
              <w:rPr>
                <w:sz w:val="20"/>
                <w:szCs w:val="20"/>
              </w:rPr>
            </w:pPr>
            <w:r>
              <w:rPr>
                <w:sz w:val="20"/>
                <w:szCs w:val="20"/>
              </w:rPr>
              <w:t>37</w:t>
            </w:r>
          </w:p>
          <w:p w:rsidRPr="003E1A20" w:rsidR="001C5B4E" w:rsidP="00AE5524" w:rsidRDefault="001C5B4E" w14:paraId="0D3C2F89" w14:textId="07D155E0">
            <w:pPr>
              <w:widowControl w:val="0"/>
              <w:jc w:val="right"/>
              <w:rPr>
                <w:sz w:val="20"/>
                <w:szCs w:val="20"/>
              </w:rPr>
            </w:pPr>
          </w:p>
        </w:tc>
      </w:tr>
      <w:tr w:rsidR="001C5B4E" w:rsidTr="7C15921F" w14:paraId="4D4FF796"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1C5B4E" w:rsidP="00AE5524" w:rsidRDefault="001C5B4E" w14:paraId="48B09AA1" w14:textId="446883CC">
            <w:pPr>
              <w:widowControl w:val="0"/>
              <w:rPr>
                <w:bCs/>
                <w:strike/>
                <w:sz w:val="20"/>
                <w:szCs w:val="20"/>
              </w:rPr>
            </w:pPr>
            <w:r w:rsidRPr="009B5327">
              <w:t xml:space="preserve">Speed and accuracy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1C5B4E" w:rsidR="001C5B4E" w:rsidP="00AE5524" w:rsidRDefault="00970862" w14:paraId="3A28E117" w14:textId="01438C8E">
            <w:pPr>
              <w:widowControl w:val="0"/>
              <w:jc w:val="right"/>
              <w:rPr>
                <w:sz w:val="20"/>
                <w:szCs w:val="20"/>
              </w:rPr>
            </w:pPr>
            <w:r>
              <w:rPr>
                <w:sz w:val="20"/>
                <w:szCs w:val="20"/>
              </w:rPr>
              <w:t>36</w:t>
            </w:r>
          </w:p>
        </w:tc>
      </w:tr>
      <w:tr w:rsidR="001C5B4E" w:rsidTr="7C15921F" w14:paraId="4514D9ED"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1C5B4E" w:rsidP="00AE5524" w:rsidRDefault="001C5B4E" w14:paraId="0FDA133B" w14:textId="06B3408F">
            <w:pPr>
              <w:widowControl w:val="0"/>
              <w:rPr>
                <w:bCs/>
                <w:sz w:val="20"/>
                <w:szCs w:val="20"/>
              </w:rPr>
            </w:pPr>
            <w:r w:rsidRPr="009B5327">
              <w:t xml:space="preserve">Creativity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1C5B4E" w:rsidP="00AE5524" w:rsidRDefault="00970862" w14:paraId="3C207AD4" w14:textId="1AD6B201">
            <w:pPr>
              <w:widowControl w:val="0"/>
              <w:jc w:val="right"/>
              <w:rPr>
                <w:sz w:val="20"/>
                <w:szCs w:val="20"/>
              </w:rPr>
            </w:pPr>
            <w:r>
              <w:rPr>
                <w:sz w:val="20"/>
                <w:szCs w:val="20"/>
              </w:rPr>
              <w:t>26</w:t>
            </w:r>
          </w:p>
        </w:tc>
      </w:tr>
      <w:tr w:rsidR="001C5B4E" w:rsidTr="7C15921F" w14:paraId="630A29D4"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1C5B4E" w:rsidP="00AE5524" w:rsidRDefault="001C5B4E" w14:paraId="4BF93ACE" w14:textId="5F3B71B8">
            <w:pPr>
              <w:widowControl w:val="0"/>
              <w:rPr>
                <w:bCs/>
                <w:sz w:val="20"/>
                <w:szCs w:val="20"/>
              </w:rPr>
            </w:pPr>
            <w:r w:rsidRPr="009B5327">
              <w:t>Computational</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1C5B4E" w:rsidP="00AE5524" w:rsidRDefault="00970862" w14:paraId="3351C548" w14:textId="251C3E2B">
            <w:pPr>
              <w:widowControl w:val="0"/>
              <w:jc w:val="right"/>
              <w:rPr>
                <w:sz w:val="20"/>
                <w:szCs w:val="20"/>
              </w:rPr>
            </w:pPr>
            <w:r>
              <w:rPr>
                <w:sz w:val="20"/>
                <w:szCs w:val="20"/>
              </w:rPr>
              <w:t>23</w:t>
            </w:r>
          </w:p>
        </w:tc>
      </w:tr>
      <w:tr w:rsidR="001C5B4E" w:rsidTr="7C15921F" w14:paraId="7589CE5E"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1C5B4E" w:rsidP="00AE5524" w:rsidRDefault="001C5B4E" w14:paraId="17F39F95" w14:textId="70E2B5A4">
            <w:pPr>
              <w:widowControl w:val="0"/>
              <w:rPr>
                <w:bCs/>
                <w:strike/>
                <w:sz w:val="20"/>
                <w:szCs w:val="20"/>
              </w:rPr>
            </w:pPr>
            <w:r w:rsidRPr="009B5327">
              <w:t xml:space="preserve">Logical reasoning </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1C5B4E" w:rsidP="00AE5524" w:rsidRDefault="00970862" w14:paraId="783DCA60" w14:textId="31FE2E0E">
            <w:pPr>
              <w:widowControl w:val="0"/>
              <w:jc w:val="right"/>
              <w:rPr>
                <w:sz w:val="20"/>
                <w:szCs w:val="20"/>
              </w:rPr>
            </w:pPr>
            <w:r>
              <w:rPr>
                <w:sz w:val="20"/>
                <w:szCs w:val="20"/>
              </w:rPr>
              <w:t>22</w:t>
            </w:r>
          </w:p>
        </w:tc>
      </w:tr>
      <w:tr w:rsidR="001C5B4E" w:rsidTr="7C15921F" w14:paraId="2A91D7E6"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1C5B4E" w:rsidP="7C15921F" w:rsidRDefault="001C5B4E" w14:paraId="42BED1FA" w14:textId="138D04B9">
            <w:pPr>
              <w:widowControl w:val="0"/>
              <w:rPr>
                <w:sz w:val="20"/>
                <w:szCs w:val="20"/>
                <w:lang w:val="en-US"/>
              </w:rPr>
            </w:pPr>
            <w:r w:rsidRPr="7C15921F">
              <w:rPr>
                <w:lang w:val="en-US"/>
              </w:rPr>
              <w:t xml:space="preserve">Form perception </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1C5B4E" w:rsidP="00AE5524" w:rsidRDefault="00970862" w14:paraId="2D8A37F7" w14:textId="1B756B7C">
            <w:pPr>
              <w:widowControl w:val="0"/>
              <w:jc w:val="right"/>
              <w:rPr>
                <w:sz w:val="20"/>
                <w:szCs w:val="20"/>
              </w:rPr>
            </w:pPr>
            <w:r>
              <w:rPr>
                <w:sz w:val="20"/>
                <w:szCs w:val="20"/>
              </w:rPr>
              <w:t>21</w:t>
            </w:r>
          </w:p>
        </w:tc>
      </w:tr>
      <w:tr w:rsidR="001C5B4E" w:rsidTr="7C15921F" w14:paraId="56DFB4A0"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1C5B4E" w:rsidP="00AE5524" w:rsidRDefault="001C5B4E" w14:paraId="38144BE0" w14:textId="6C30F83C">
            <w:pPr>
              <w:widowControl w:val="0"/>
              <w:rPr>
                <w:bCs/>
                <w:strike/>
                <w:sz w:val="20"/>
                <w:szCs w:val="20"/>
              </w:rPr>
            </w:pPr>
            <w:r w:rsidRPr="009B5327">
              <w:t xml:space="preserve">Technical </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1C5B4E" w:rsidP="00AE5524" w:rsidRDefault="00970862" w14:paraId="7DAFA87D" w14:textId="1AEA9746">
            <w:pPr>
              <w:widowControl w:val="0"/>
              <w:jc w:val="right"/>
              <w:rPr>
                <w:sz w:val="20"/>
                <w:szCs w:val="20"/>
              </w:rPr>
            </w:pPr>
            <w:r>
              <w:rPr>
                <w:sz w:val="20"/>
                <w:szCs w:val="20"/>
              </w:rPr>
              <w:t>20</w:t>
            </w:r>
          </w:p>
        </w:tc>
      </w:tr>
      <w:tr w:rsidR="001C5B4E" w:rsidTr="7C15921F" w14:paraId="257EB944"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1C5B4E" w:rsidP="00AE5524" w:rsidRDefault="001C5B4E" w14:paraId="102DA3C0" w14:textId="2DAFF735">
            <w:pPr>
              <w:widowControl w:val="0"/>
              <w:rPr>
                <w:bCs/>
                <w:strike/>
              </w:rPr>
            </w:pPr>
            <w:r w:rsidRPr="009B5327">
              <w:t>Motor movement</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1C5B4E" w:rsidP="00AE5524" w:rsidRDefault="00837352" w14:paraId="41EFBEFD" w14:textId="3D25B6A7">
            <w:pPr>
              <w:widowControl w:val="0"/>
              <w:jc w:val="right"/>
              <w:rPr>
                <w:sz w:val="20"/>
                <w:szCs w:val="20"/>
              </w:rPr>
            </w:pPr>
            <w:r>
              <w:rPr>
                <w:sz w:val="20"/>
                <w:szCs w:val="20"/>
              </w:rPr>
              <w:t>1</w:t>
            </w:r>
            <w:r w:rsidR="00970862">
              <w:rPr>
                <w:sz w:val="20"/>
                <w:szCs w:val="20"/>
              </w:rPr>
              <w:t>5</w:t>
            </w:r>
          </w:p>
        </w:tc>
      </w:tr>
      <w:tr w:rsidR="001C5B4E" w:rsidTr="7C15921F" w14:paraId="12F03FBF"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1C5B4E" w:rsidP="00AE5524" w:rsidRDefault="001C5B4E" w14:paraId="099638E1" w14:textId="52AB64D3">
            <w:pPr>
              <w:widowControl w:val="0"/>
              <w:rPr>
                <w:bCs/>
                <w:strike/>
              </w:rPr>
            </w:pPr>
            <w:r w:rsidRPr="009B5327">
              <w:t>Finger dexterity</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837352" w:rsidR="001C5B4E" w:rsidP="00AE5524" w:rsidRDefault="001C5B4E" w14:paraId="6310B4AD" w14:textId="6F20D9C6">
            <w:pPr>
              <w:widowControl w:val="0"/>
              <w:jc w:val="right"/>
              <w:rPr>
                <w:sz w:val="20"/>
                <w:szCs w:val="20"/>
              </w:rPr>
            </w:pPr>
            <w:r w:rsidRPr="00837352">
              <w:rPr>
                <w:sz w:val="20"/>
                <w:szCs w:val="20"/>
              </w:rPr>
              <w:t>10</w:t>
            </w:r>
          </w:p>
        </w:tc>
      </w:tr>
    </w:tbl>
    <w:p w:rsidR="00906827" w:rsidP="00AE5524" w:rsidRDefault="00A512BC" w14:paraId="6B36FFDA" w14:textId="0FF3CEF2">
      <w:r>
        <w:t xml:space="preserve"> </w:t>
      </w:r>
    </w:p>
    <w:p w:rsidR="00A512BC" w:rsidP="00AE5524" w:rsidRDefault="0050118D" w14:paraId="53D18037" w14:textId="6CBC1E7E">
      <w:r>
        <w:t xml:space="preserve">Hence: Top 5 Abilities </w:t>
      </w:r>
      <w:r w:rsidR="001C1350">
        <w:t xml:space="preserve">of Student A </w:t>
      </w:r>
      <w:r>
        <w:t>are</w:t>
      </w:r>
      <w:r w:rsidR="00A512BC">
        <w:t xml:space="preserve"> </w:t>
      </w:r>
    </w:p>
    <w:p w:rsidR="001C1350" w:rsidP="00AE5524" w:rsidRDefault="001C1350" w14:paraId="50384AEB" w14:textId="77777777"/>
    <w:tbl>
      <w:tblPr>
        <w:tblStyle w:val="a2"/>
        <w:tblW w:w="5119" w:type="dxa"/>
        <w:jc w:val="center"/>
        <w:tblBorders>
          <w:top w:val="nil"/>
          <w:left w:val="nil"/>
          <w:bottom w:val="nil"/>
          <w:right w:val="nil"/>
          <w:insideH w:val="nil"/>
          <w:insideV w:val="nil"/>
        </w:tblBorders>
        <w:tblLayout w:type="fixed"/>
        <w:tblLook w:val="0600" w:firstRow="0" w:lastRow="0" w:firstColumn="0" w:lastColumn="0" w:noHBand="1" w:noVBand="1"/>
      </w:tblPr>
      <w:tblGrid>
        <w:gridCol w:w="2119"/>
        <w:gridCol w:w="2119"/>
        <w:gridCol w:w="881"/>
      </w:tblGrid>
      <w:tr w:rsidRPr="003E1A20" w:rsidR="001C1350" w:rsidTr="001C1350" w14:paraId="15D21362"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1C1350" w:rsidP="00AE5524" w:rsidRDefault="001C1350" w14:paraId="5D1CB3D8" w14:textId="613C2DF6">
            <w:pPr>
              <w:widowControl w:val="0"/>
            </w:pPr>
            <w:r>
              <w:t>1</w:t>
            </w:r>
            <w:r w:rsidRPr="001C1350">
              <w:rPr>
                <w:vertAlign w:val="superscript"/>
              </w:rPr>
              <w:t>st</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1C1350" w:rsidP="00AE5524" w:rsidRDefault="001C1350" w14:paraId="36A63425" w14:textId="77C86020">
            <w:pPr>
              <w:widowControl w:val="0"/>
              <w:rPr>
                <w:bCs/>
                <w:sz w:val="20"/>
                <w:szCs w:val="20"/>
              </w:rPr>
            </w:pPr>
            <w:r w:rsidRPr="009B5327">
              <w:t xml:space="preserve">Communication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Pr="003E1A20" w:rsidR="001C1350" w:rsidP="00AE5524" w:rsidRDefault="001C1350" w14:paraId="212B5113" w14:textId="77777777">
            <w:pPr>
              <w:widowControl w:val="0"/>
              <w:jc w:val="right"/>
              <w:rPr>
                <w:sz w:val="20"/>
                <w:szCs w:val="20"/>
              </w:rPr>
            </w:pPr>
            <w:r>
              <w:rPr>
                <w:sz w:val="20"/>
                <w:szCs w:val="20"/>
              </w:rPr>
              <w:t>39</w:t>
            </w:r>
          </w:p>
        </w:tc>
      </w:tr>
      <w:tr w:rsidRPr="003E1A20" w:rsidR="001C1350" w:rsidTr="001C1350" w14:paraId="5CBADAEE"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1C1350" w:rsidP="00AE5524" w:rsidRDefault="001C1350" w14:paraId="3E3187AA" w14:textId="7AB29D60">
            <w:pPr>
              <w:widowControl w:val="0"/>
            </w:pPr>
            <w:r>
              <w:t>2</w:t>
            </w:r>
            <w:r w:rsidRPr="001C1350">
              <w:rPr>
                <w:vertAlign w:val="superscript"/>
              </w:rPr>
              <w:t>nd</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1C1350" w:rsidP="00AE5524" w:rsidRDefault="001C1350" w14:paraId="373E4309" w14:textId="5B289037">
            <w:pPr>
              <w:widowControl w:val="0"/>
              <w:rPr>
                <w:bCs/>
                <w:sz w:val="20"/>
                <w:szCs w:val="20"/>
              </w:rPr>
            </w:pPr>
            <w:r w:rsidRPr="009B5327">
              <w:t xml:space="preserve">Decision making &amp; problem solving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1C1350" w:rsidP="00AE5524" w:rsidRDefault="001C1350" w14:paraId="6A9E7F18" w14:textId="77777777">
            <w:pPr>
              <w:widowControl w:val="0"/>
              <w:jc w:val="right"/>
              <w:rPr>
                <w:sz w:val="20"/>
                <w:szCs w:val="20"/>
              </w:rPr>
            </w:pPr>
            <w:r>
              <w:rPr>
                <w:sz w:val="20"/>
                <w:szCs w:val="20"/>
              </w:rPr>
              <w:t>37</w:t>
            </w:r>
          </w:p>
          <w:p w:rsidRPr="003E1A20" w:rsidR="001C1350" w:rsidP="00AE5524" w:rsidRDefault="001C1350" w14:paraId="5D7E98DA" w14:textId="77777777">
            <w:pPr>
              <w:widowControl w:val="0"/>
              <w:jc w:val="right"/>
              <w:rPr>
                <w:sz w:val="20"/>
                <w:szCs w:val="20"/>
              </w:rPr>
            </w:pPr>
          </w:p>
        </w:tc>
      </w:tr>
      <w:tr w:rsidRPr="001C5B4E" w:rsidR="001C1350" w:rsidTr="001C1350" w14:paraId="67DDF5AD"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1C1350" w:rsidP="00AE5524" w:rsidRDefault="001C1350" w14:paraId="5BB51AF7" w14:textId="7DCBDC4B">
            <w:pPr>
              <w:widowControl w:val="0"/>
            </w:pPr>
            <w:r>
              <w:t>3</w:t>
            </w:r>
            <w:r w:rsidRPr="001C1350">
              <w:rPr>
                <w:vertAlign w:val="superscript"/>
              </w:rPr>
              <w:t>rd</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1C1350" w:rsidP="00AE5524" w:rsidRDefault="001C1350" w14:paraId="076DC058" w14:textId="0A0778E2">
            <w:pPr>
              <w:widowControl w:val="0"/>
              <w:rPr>
                <w:bCs/>
                <w:strike/>
                <w:sz w:val="20"/>
                <w:szCs w:val="20"/>
              </w:rPr>
            </w:pPr>
            <w:r w:rsidRPr="009B5327">
              <w:t xml:space="preserve">Speed and accuracy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1C5B4E" w:rsidR="001C1350" w:rsidP="00AE5524" w:rsidRDefault="001C1350" w14:paraId="1878A851" w14:textId="77777777">
            <w:pPr>
              <w:widowControl w:val="0"/>
              <w:jc w:val="right"/>
              <w:rPr>
                <w:sz w:val="20"/>
                <w:szCs w:val="20"/>
              </w:rPr>
            </w:pPr>
            <w:r>
              <w:rPr>
                <w:sz w:val="20"/>
                <w:szCs w:val="20"/>
              </w:rPr>
              <w:t>36</w:t>
            </w:r>
          </w:p>
        </w:tc>
      </w:tr>
      <w:tr w:rsidR="001C1350" w:rsidTr="001C1350" w14:paraId="2AAB4BC1"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1C1350" w:rsidP="00AE5524" w:rsidRDefault="001C1350" w14:paraId="32F1BF93" w14:textId="380A2441">
            <w:pPr>
              <w:widowControl w:val="0"/>
            </w:pPr>
            <w:r>
              <w:t>4</w:t>
            </w:r>
            <w:r w:rsidRPr="001C1350">
              <w:rPr>
                <w:vertAlign w:val="superscript"/>
              </w:rPr>
              <w:t>th</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1C1350" w:rsidP="00AE5524" w:rsidRDefault="001C1350" w14:paraId="4926EE46" w14:textId="5B0D93F3">
            <w:pPr>
              <w:widowControl w:val="0"/>
              <w:rPr>
                <w:bCs/>
                <w:sz w:val="20"/>
                <w:szCs w:val="20"/>
              </w:rPr>
            </w:pPr>
            <w:r w:rsidRPr="009B5327">
              <w:t xml:space="preserve">Creativity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1C1350" w:rsidP="00AE5524" w:rsidRDefault="001C1350" w14:paraId="758FDA01" w14:textId="77777777">
            <w:pPr>
              <w:widowControl w:val="0"/>
              <w:jc w:val="right"/>
              <w:rPr>
                <w:sz w:val="20"/>
                <w:szCs w:val="20"/>
              </w:rPr>
            </w:pPr>
            <w:r>
              <w:rPr>
                <w:sz w:val="20"/>
                <w:szCs w:val="20"/>
              </w:rPr>
              <w:t>26</w:t>
            </w:r>
          </w:p>
        </w:tc>
      </w:tr>
      <w:tr w:rsidR="001C1350" w:rsidTr="001C1350" w14:paraId="2040ABC3"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1C1350" w:rsidP="00AE5524" w:rsidRDefault="001C1350" w14:paraId="405E8ED2" w14:textId="3FDDC457">
            <w:pPr>
              <w:widowControl w:val="0"/>
            </w:pPr>
            <w:r>
              <w:t>5</w:t>
            </w:r>
            <w:r w:rsidRPr="001C1350">
              <w:rPr>
                <w:vertAlign w:val="superscript"/>
              </w:rPr>
              <w:t>th</w:t>
            </w:r>
            <w:r>
              <w:t xml:space="preserve"> Abilit</w:t>
            </w:r>
            <w:r w:rsidR="0083174B">
              <w: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1C1350" w:rsidP="00AE5524" w:rsidRDefault="001C1350" w14:paraId="0885FA77" w14:textId="00C5D3E4">
            <w:pPr>
              <w:widowControl w:val="0"/>
              <w:rPr>
                <w:bCs/>
                <w:sz w:val="20"/>
                <w:szCs w:val="20"/>
              </w:rPr>
            </w:pPr>
            <w:r w:rsidRPr="009B5327">
              <w:t>Computational</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1C1350" w:rsidP="00AE5524" w:rsidRDefault="001C1350" w14:paraId="16E6686C" w14:textId="77777777">
            <w:pPr>
              <w:widowControl w:val="0"/>
              <w:jc w:val="right"/>
              <w:rPr>
                <w:sz w:val="20"/>
                <w:szCs w:val="20"/>
              </w:rPr>
            </w:pPr>
            <w:r>
              <w:rPr>
                <w:sz w:val="20"/>
                <w:szCs w:val="20"/>
              </w:rPr>
              <w:t>23</w:t>
            </w:r>
          </w:p>
        </w:tc>
      </w:tr>
    </w:tbl>
    <w:p w:rsidR="001C1350" w:rsidP="00AE5524" w:rsidRDefault="001C1350" w14:paraId="372C397D" w14:textId="77777777"/>
    <w:p w:rsidR="0050118D" w:rsidP="00AE5524" w:rsidRDefault="0083174B" w14:paraId="65160DA5" w14:textId="6D8AFDF1">
      <w:r>
        <w:t>NOTE: POSITION OF ABILITY IS IMPORTANT.</w:t>
      </w:r>
    </w:p>
    <w:p w:rsidR="0050118D" w:rsidP="00AE5524" w:rsidRDefault="0050118D" w14:paraId="58FFE297" w14:textId="77777777">
      <w:pPr>
        <w:pStyle w:val="Heading2"/>
      </w:pPr>
      <w:r>
        <w:t>Case 2: Multiple Scores in Top Position</w:t>
      </w:r>
    </w:p>
    <w:p w:rsidR="0050118D" w:rsidP="00AE5524" w:rsidRDefault="0050118D" w14:paraId="6BA49EF5" w14:textId="79554F06">
      <w:r>
        <w:t xml:space="preserve">When multiple </w:t>
      </w:r>
      <w:r w:rsidR="00F72461">
        <w:t>Abilities</w:t>
      </w:r>
      <w:r>
        <w:t xml:space="preserve"> have the same Raw score:</w:t>
      </w:r>
      <w:r w:rsidR="00A512BC">
        <w:t xml:space="preserve"> </w:t>
      </w:r>
    </w:p>
    <w:p w:rsidR="0050118D" w:rsidP="00AE5524" w:rsidRDefault="0050118D" w14:paraId="2573109F" w14:textId="77777777"/>
    <w:p w:rsidR="002045ED" w:rsidP="00AE5524" w:rsidRDefault="00F72461" w14:paraId="2DCF55D5" w14:textId="77777777">
      <w:pPr>
        <w:numPr>
          <w:ilvl w:val="0"/>
          <w:numId w:val="3"/>
        </w:numPr>
      </w:pPr>
      <w:r>
        <w:t>Look at the Ranking assigned to abilities (1 is best 10 is poor)</w:t>
      </w:r>
      <w:r w:rsidR="0050118D">
        <w:t>.</w:t>
      </w:r>
    </w:p>
    <w:p w:rsidR="0050118D" w:rsidP="00AE5524" w:rsidRDefault="002045ED" w14:paraId="2F1EFEBA" w14:textId="320189CE" w14:noSpellErr="1">
      <w:pPr>
        <w:numPr>
          <w:ilvl w:val="0"/>
          <w:numId w:val="3"/>
        </w:numPr>
        <w:rPr/>
      </w:pPr>
      <w:r w:rsidRPr="0E4DAA93" w:rsidR="002045ED">
        <w:rPr>
          <w:lang w:val="en-US"/>
        </w:rPr>
        <w:t xml:space="preserve">Select </w:t>
      </w:r>
      <w:r w:rsidRPr="0E4DAA93" w:rsidR="002045ED">
        <w:rPr>
          <w:lang w:val="en-US"/>
        </w:rPr>
        <w:t>best</w:t>
      </w:r>
      <w:r w:rsidRPr="0E4DAA93" w:rsidR="002045ED">
        <w:rPr>
          <w:lang w:val="en-US"/>
        </w:rPr>
        <w:t xml:space="preserve"> ranking abilities.</w:t>
      </w:r>
    </w:p>
    <w:p w:rsidR="0050118D" w:rsidP="00AE5524" w:rsidRDefault="0050118D" w14:paraId="5332A565" w14:textId="77777777"/>
    <w:p w:rsidR="0083359F" w:rsidP="00AE5524" w:rsidRDefault="0083359F" w14:paraId="785DD695" w14:textId="755250AC">
      <w:r>
        <w:t>Ability Ranking</w:t>
      </w:r>
    </w:p>
    <w:p w:rsidR="00E84141" w:rsidP="00AE5524" w:rsidRDefault="00E84141" w14:paraId="42E231EC" w14:textId="77777777"/>
    <w:p w:rsidR="00E84141" w:rsidP="00AE5524" w:rsidRDefault="002C4BAF" w14:paraId="18DBE0A7" w14:textId="0B698B67">
      <w:r>
        <w:tab/>
      </w:r>
      <w:r w:rsidR="00E84141">
        <w:t>Ability 1</w:t>
      </w:r>
      <w:r w:rsidR="00E84141">
        <w:rPr>
          <w:rFonts w:ascii="Arial Unicode MS" w:hAnsi="Arial Unicode MS" w:eastAsia="Arial Unicode MS" w:cs="Arial Unicode MS"/>
        </w:rPr>
        <w:t>→</w:t>
      </w:r>
      <w:r w:rsidR="00E84141">
        <w:t xml:space="preserve"> Communication </w:t>
      </w:r>
    </w:p>
    <w:p w:rsidR="00E84141" w:rsidP="00AE5524" w:rsidRDefault="00E84141" w14:paraId="46461B44" w14:textId="366489D2">
      <w:pPr>
        <w:ind w:firstLine="720"/>
      </w:pPr>
      <w:r>
        <w:t xml:space="preserve">Ability 2 </w:t>
      </w:r>
      <w:r>
        <w:rPr>
          <w:rFonts w:ascii="Arial Unicode MS" w:hAnsi="Arial Unicode MS" w:eastAsia="Arial Unicode MS" w:cs="Arial Unicode MS"/>
        </w:rPr>
        <w:t xml:space="preserve">→ </w:t>
      </w:r>
      <w:r>
        <w:t xml:space="preserve">Decision making &amp; problem solving </w:t>
      </w:r>
    </w:p>
    <w:p w:rsidR="00E84141" w:rsidP="00AE5524" w:rsidRDefault="00E84141" w14:paraId="0A90ED2D" w14:textId="52F8970F">
      <w:pPr>
        <w:ind w:firstLine="720"/>
      </w:pPr>
      <w:r>
        <w:t xml:space="preserve">Ability 3 </w:t>
      </w:r>
      <w:r>
        <w:rPr>
          <w:rFonts w:ascii="Arial Unicode MS" w:hAnsi="Arial Unicode MS" w:eastAsia="Arial Unicode MS" w:cs="Arial Unicode MS"/>
        </w:rPr>
        <w:t xml:space="preserve">→ </w:t>
      </w:r>
      <w:r>
        <w:t xml:space="preserve">Speed and accuracy </w:t>
      </w:r>
    </w:p>
    <w:p w:rsidR="00E84141" w:rsidP="00AE5524" w:rsidRDefault="00E84141" w14:paraId="74E79948" w14:textId="65418061">
      <w:pPr>
        <w:ind w:firstLine="720"/>
      </w:pPr>
      <w:r>
        <w:t xml:space="preserve">Ability 4 </w:t>
      </w:r>
      <w:r>
        <w:rPr>
          <w:rFonts w:ascii="Arial Unicode MS" w:hAnsi="Arial Unicode MS" w:eastAsia="Arial Unicode MS" w:cs="Arial Unicode MS"/>
        </w:rPr>
        <w:t xml:space="preserve">→ </w:t>
      </w:r>
      <w:r>
        <w:t xml:space="preserve">Creativity </w:t>
      </w:r>
    </w:p>
    <w:p w:rsidR="00E84141" w:rsidP="00AE5524" w:rsidRDefault="00E84141" w14:paraId="73F0595D" w14:textId="6A064323">
      <w:pPr>
        <w:ind w:firstLine="720"/>
      </w:pPr>
      <w:r>
        <w:t xml:space="preserve">Ability 5 </w:t>
      </w:r>
      <w:r>
        <w:rPr>
          <w:rFonts w:ascii="Arial Unicode MS" w:hAnsi="Arial Unicode MS" w:eastAsia="Arial Unicode MS" w:cs="Arial Unicode MS"/>
        </w:rPr>
        <w:t xml:space="preserve">→ </w:t>
      </w:r>
      <w:r>
        <w:t xml:space="preserve">Computational </w:t>
      </w:r>
    </w:p>
    <w:p w:rsidR="00E84141" w:rsidP="00AE5524" w:rsidRDefault="00E84141" w14:paraId="66A12883" w14:textId="5632A95E">
      <w:pPr>
        <w:ind w:firstLine="720"/>
      </w:pPr>
      <w:r>
        <w:t xml:space="preserve">Ability 6 </w:t>
      </w:r>
      <w:r>
        <w:rPr>
          <w:rFonts w:ascii="Arial Unicode MS" w:hAnsi="Arial Unicode MS" w:eastAsia="Arial Unicode MS" w:cs="Arial Unicode MS"/>
        </w:rPr>
        <w:t xml:space="preserve">→ </w:t>
      </w:r>
      <w:r>
        <w:t xml:space="preserve">Logical reasoning </w:t>
      </w:r>
    </w:p>
    <w:p w:rsidR="00E84141" w:rsidP="00AE5524" w:rsidRDefault="00E84141" w14:paraId="4F9C20CD" w14:textId="4A08146E">
      <w:pPr>
        <w:ind w:firstLine="720"/>
      </w:pPr>
      <w:r w:rsidRPr="7C15921F">
        <w:rPr>
          <w:lang w:val="en-US"/>
        </w:rPr>
        <w:t xml:space="preserve">Ability 7 </w:t>
      </w:r>
      <w:r w:rsidRPr="7C15921F">
        <w:rPr>
          <w:rFonts w:ascii="Arial Unicode MS" w:hAnsi="Arial Unicode MS" w:eastAsia="Arial Unicode MS" w:cs="Arial Unicode MS"/>
          <w:lang w:val="en-US"/>
        </w:rPr>
        <w:t xml:space="preserve">→ </w:t>
      </w:r>
      <w:r w:rsidRPr="7C15921F">
        <w:rPr>
          <w:lang w:val="en-US"/>
        </w:rPr>
        <w:t xml:space="preserve">Form perception </w:t>
      </w:r>
    </w:p>
    <w:p w:rsidR="00E84141" w:rsidP="00AE5524" w:rsidRDefault="00E84141" w14:paraId="33A331F0" w14:textId="3304A351">
      <w:pPr>
        <w:ind w:firstLine="720"/>
      </w:pPr>
      <w:r>
        <w:t xml:space="preserve">Ability 8 </w:t>
      </w:r>
      <w:r>
        <w:rPr>
          <w:rFonts w:ascii="Arial Unicode MS" w:hAnsi="Arial Unicode MS" w:eastAsia="Arial Unicode MS" w:cs="Arial Unicode MS"/>
        </w:rPr>
        <w:t xml:space="preserve">→ </w:t>
      </w:r>
      <w:r>
        <w:t xml:space="preserve">Technical </w:t>
      </w:r>
    </w:p>
    <w:p w:rsidR="00E84141" w:rsidP="00AE5524" w:rsidRDefault="00E84141" w14:paraId="16BF9962" w14:textId="53FA2EB8">
      <w:pPr>
        <w:ind w:firstLine="720"/>
      </w:pPr>
      <w:r>
        <w:t xml:space="preserve">Ability 9 </w:t>
      </w:r>
      <w:r>
        <w:rPr>
          <w:rFonts w:ascii="Arial Unicode MS" w:hAnsi="Arial Unicode MS" w:eastAsia="Arial Unicode MS" w:cs="Arial Unicode MS"/>
        </w:rPr>
        <w:t xml:space="preserve">→ </w:t>
      </w:r>
      <w:r>
        <w:t>Motor movement</w:t>
      </w:r>
    </w:p>
    <w:p w:rsidR="0083359F" w:rsidP="00AE5524" w:rsidRDefault="00E84141" w14:paraId="4AA5A307" w14:textId="3FDF2FF2">
      <w:pPr>
        <w:ind w:firstLine="720"/>
      </w:pPr>
      <w:r>
        <w:t xml:space="preserve">Ability 10 </w:t>
      </w:r>
      <w:r>
        <w:rPr>
          <w:rFonts w:ascii="Arial Unicode MS" w:hAnsi="Arial Unicode MS" w:eastAsia="Arial Unicode MS" w:cs="Arial Unicode MS"/>
        </w:rPr>
        <w:t xml:space="preserve">→ </w:t>
      </w:r>
      <w:r>
        <w:t>Finger dexterity</w:t>
      </w:r>
    </w:p>
    <w:p w:rsidR="0083359F" w:rsidP="00AE5524" w:rsidRDefault="0083359F" w14:paraId="03C0F27B" w14:textId="77777777"/>
    <w:p w:rsidR="0083359F" w:rsidP="00AE5524" w:rsidRDefault="00E84141" w14:paraId="0A6FEF59" w14:textId="2CD99B21" w14:noSpellErr="1">
      <w:r w:rsidRPr="0E4DAA93" w:rsidR="00E84141">
        <w:rPr>
          <w:lang w:val="en-US"/>
        </w:rPr>
        <w:t>Here, Ability 1: Denotes highest ranking ability (most important) while Ability 10 refers to lowest ranking ability.</w:t>
      </w:r>
    </w:p>
    <w:p w:rsidR="00837556" w:rsidP="00AE5524" w:rsidRDefault="00837556" w14:paraId="1690E72A" w14:textId="77777777"/>
    <w:p w:rsidR="00837556" w:rsidP="00AE5524" w:rsidRDefault="00837556" w14:paraId="502D2AC9" w14:textId="7AB82B6F">
      <w:r>
        <w:t>Example</w:t>
      </w:r>
      <w:r w:rsidR="009E3345">
        <w:t xml:space="preserve"> 1</w:t>
      </w:r>
      <w:r>
        <w:t>:</w:t>
      </w:r>
    </w:p>
    <w:p w:rsidR="00837556" w:rsidP="00AE5524" w:rsidRDefault="00837556" w14:paraId="1B0F6315" w14:textId="3B88A133">
      <w:r>
        <w:t xml:space="preserve">Student </w:t>
      </w:r>
      <w:r w:rsidR="0083174B">
        <w:t>B</w:t>
      </w:r>
      <w:r>
        <w:t xml:space="preserve"> has Ability scores as follows:</w:t>
      </w:r>
    </w:p>
    <w:p w:rsidR="00837556" w:rsidP="00AE5524" w:rsidRDefault="00837556" w14:paraId="3339FA0A" w14:textId="77777777"/>
    <w:tbl>
      <w:tblPr>
        <w:tblStyle w:val="a2"/>
        <w:tblW w:w="5119" w:type="dxa"/>
        <w:jc w:val="center"/>
        <w:tblBorders>
          <w:top w:val="nil"/>
          <w:left w:val="nil"/>
          <w:bottom w:val="nil"/>
          <w:right w:val="nil"/>
          <w:insideH w:val="nil"/>
          <w:insideV w:val="nil"/>
        </w:tblBorders>
        <w:tblLayout w:type="fixed"/>
        <w:tblLook w:val="0600" w:firstRow="0" w:lastRow="0" w:firstColumn="0" w:lastColumn="0" w:noHBand="1" w:noVBand="1"/>
      </w:tblPr>
      <w:tblGrid>
        <w:gridCol w:w="2119"/>
        <w:gridCol w:w="2119"/>
        <w:gridCol w:w="881"/>
      </w:tblGrid>
      <w:tr w:rsidR="00837556" w:rsidTr="7C15921F" w14:paraId="285EA81B"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Pr>
          <w:p w:rsidR="00837556" w:rsidP="00AE5524" w:rsidRDefault="00837556" w14:paraId="1041A04C" w14:textId="1C07ED75">
            <w:pPr>
              <w:widowControl w:val="0"/>
              <w:rPr>
                <w:b/>
                <w:sz w:val="20"/>
                <w:szCs w:val="20"/>
              </w:rPr>
            </w:pPr>
            <w:r>
              <w:rPr>
                <w:b/>
                <w:sz w:val="20"/>
                <w:szCs w:val="20"/>
              </w:rPr>
              <w:t>Ability Rank</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837556" w:rsidP="00AE5524" w:rsidRDefault="00837556" w14:paraId="065FBE11" w14:textId="3435DD04">
            <w:pPr>
              <w:widowControl w:val="0"/>
              <w:rPr>
                <w:sz w:val="20"/>
                <w:szCs w:val="20"/>
              </w:rPr>
            </w:pPr>
            <w:r>
              <w:rPr>
                <w:b/>
                <w:sz w:val="20"/>
                <w:szCs w:val="20"/>
              </w:rPr>
              <w:t>Trait</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837556" w:rsidP="00AE5524" w:rsidRDefault="00837556" w14:paraId="220B58E9" w14:textId="77777777">
            <w:pPr>
              <w:widowControl w:val="0"/>
              <w:rPr>
                <w:sz w:val="20"/>
                <w:szCs w:val="20"/>
              </w:rPr>
            </w:pPr>
            <w:r>
              <w:rPr>
                <w:b/>
                <w:sz w:val="20"/>
                <w:szCs w:val="20"/>
              </w:rPr>
              <w:t>Stanine</w:t>
            </w:r>
          </w:p>
        </w:tc>
      </w:tr>
      <w:tr w:rsidRPr="003E1A20" w:rsidR="009E3345" w:rsidTr="7C15921F" w14:paraId="4C6692DE"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Pr="009B5327" w:rsidR="009E3345" w:rsidP="00AE5524" w:rsidRDefault="009E3345" w14:paraId="5CF86EEE" w14:textId="0D17F160">
            <w:pPr>
              <w:widowControl w:val="0"/>
            </w:pPr>
            <w:r w:rsidRPr="009E3345">
              <w:t>Ability 1</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9E3345" w:rsidP="00AE5524" w:rsidRDefault="009E3345" w14:paraId="5263D5E5" w14:textId="5529134A">
            <w:pPr>
              <w:widowControl w:val="0"/>
              <w:rPr>
                <w:bCs/>
                <w:sz w:val="20"/>
                <w:szCs w:val="20"/>
              </w:rPr>
            </w:pPr>
            <w:r w:rsidRPr="009B5327">
              <w:t xml:space="preserve">Communication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Pr="003E1A20" w:rsidR="009E3345" w:rsidP="00AE5524" w:rsidRDefault="009E3345" w14:paraId="5B1193F9" w14:textId="26C3FBB7">
            <w:pPr>
              <w:widowControl w:val="0"/>
              <w:jc w:val="right"/>
              <w:rPr>
                <w:sz w:val="20"/>
                <w:szCs w:val="20"/>
              </w:rPr>
            </w:pPr>
            <w:r>
              <w:rPr>
                <w:sz w:val="20"/>
                <w:szCs w:val="20"/>
              </w:rPr>
              <w:t>25</w:t>
            </w:r>
          </w:p>
        </w:tc>
      </w:tr>
      <w:tr w:rsidRPr="003E1A20" w:rsidR="009E3345" w:rsidTr="7C15921F" w14:paraId="3F382C92"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Pr="009B5327" w:rsidR="009E3345" w:rsidP="00AE5524" w:rsidRDefault="009E3345" w14:paraId="426BDE80" w14:textId="6A93B495">
            <w:pPr>
              <w:widowControl w:val="0"/>
            </w:pPr>
            <w:r w:rsidRPr="009E3345">
              <w:t>Ability 2</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9E3345" w:rsidP="00AE5524" w:rsidRDefault="009E3345" w14:paraId="161D3F91" w14:textId="4759F7E7">
            <w:pPr>
              <w:widowControl w:val="0"/>
              <w:rPr>
                <w:bCs/>
                <w:sz w:val="20"/>
                <w:szCs w:val="20"/>
              </w:rPr>
            </w:pPr>
            <w:r w:rsidRPr="009B5327">
              <w:t xml:space="preserve">Decision making &amp; problem solving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9E3345" w:rsidP="00AE5524" w:rsidRDefault="009E3345" w14:paraId="0C980659" w14:textId="6346B423">
            <w:pPr>
              <w:widowControl w:val="0"/>
              <w:jc w:val="right"/>
              <w:rPr>
                <w:sz w:val="20"/>
                <w:szCs w:val="20"/>
              </w:rPr>
            </w:pPr>
            <w:r w:rsidRPr="006C3DC1">
              <w:rPr>
                <w:sz w:val="20"/>
                <w:szCs w:val="20"/>
              </w:rPr>
              <w:t>25</w:t>
            </w:r>
          </w:p>
        </w:tc>
      </w:tr>
      <w:tr w:rsidR="009E3345" w:rsidTr="7C15921F" w14:paraId="42C60C3A"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Pr="009B5327" w:rsidR="009E3345" w:rsidP="00AE5524" w:rsidRDefault="009E3345" w14:paraId="7EF66FE0" w14:textId="3F83A79F">
            <w:pPr>
              <w:widowControl w:val="0"/>
            </w:pPr>
            <w:r w:rsidRPr="009E3345">
              <w:t>Ability 3</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9E3345" w:rsidP="00AE5524" w:rsidRDefault="009E3345" w14:paraId="6912A545" w14:textId="183798BB">
            <w:pPr>
              <w:widowControl w:val="0"/>
              <w:rPr>
                <w:bCs/>
                <w:strike/>
                <w:sz w:val="20"/>
                <w:szCs w:val="20"/>
              </w:rPr>
            </w:pPr>
            <w:r w:rsidRPr="009B5327">
              <w:t xml:space="preserve">Speed and accuracy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1C5B4E" w:rsidR="009E3345" w:rsidP="00AE5524" w:rsidRDefault="009E3345" w14:paraId="0B5B25CE" w14:textId="1615D270">
            <w:pPr>
              <w:widowControl w:val="0"/>
              <w:jc w:val="right"/>
              <w:rPr>
                <w:sz w:val="20"/>
                <w:szCs w:val="20"/>
              </w:rPr>
            </w:pPr>
            <w:r w:rsidRPr="006C3DC1">
              <w:rPr>
                <w:sz w:val="20"/>
                <w:szCs w:val="20"/>
              </w:rPr>
              <w:t>25</w:t>
            </w:r>
          </w:p>
        </w:tc>
      </w:tr>
      <w:tr w:rsidR="009E3345" w:rsidTr="7C15921F" w14:paraId="5A0B144A"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Pr="009B5327" w:rsidR="009E3345" w:rsidP="00AE5524" w:rsidRDefault="009E3345" w14:paraId="2FAC6EFC" w14:textId="38C26364">
            <w:pPr>
              <w:widowControl w:val="0"/>
            </w:pPr>
            <w:r w:rsidRPr="009E3345">
              <w:t>Ability 4</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9E3345" w:rsidP="00AE5524" w:rsidRDefault="009E3345" w14:paraId="42CFF658" w14:textId="107ED2CD">
            <w:pPr>
              <w:widowControl w:val="0"/>
              <w:rPr>
                <w:bCs/>
                <w:sz w:val="20"/>
                <w:szCs w:val="20"/>
              </w:rPr>
            </w:pPr>
            <w:r w:rsidRPr="009B5327">
              <w:t xml:space="preserve">Creativity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9E3345" w:rsidP="00AE5524" w:rsidRDefault="009E3345" w14:paraId="3F2A6FAD" w14:textId="750CBA0F">
            <w:pPr>
              <w:widowControl w:val="0"/>
              <w:jc w:val="right"/>
              <w:rPr>
                <w:sz w:val="20"/>
                <w:szCs w:val="20"/>
              </w:rPr>
            </w:pPr>
            <w:r w:rsidRPr="006C3DC1">
              <w:rPr>
                <w:sz w:val="20"/>
                <w:szCs w:val="20"/>
              </w:rPr>
              <w:t>25</w:t>
            </w:r>
          </w:p>
        </w:tc>
      </w:tr>
      <w:tr w:rsidR="009E3345" w:rsidTr="7C15921F" w14:paraId="430FAD83"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Pr="009B5327" w:rsidR="009E3345" w:rsidP="00AE5524" w:rsidRDefault="009E3345" w14:paraId="4B3CFC65" w14:textId="146BCAFF">
            <w:pPr>
              <w:widowControl w:val="0"/>
            </w:pPr>
            <w:r w:rsidRPr="009E3345">
              <w:t>Ability 5</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9E3345" w:rsidP="00AE5524" w:rsidRDefault="009E3345" w14:paraId="76164FEB" w14:textId="531E4EB7">
            <w:pPr>
              <w:widowControl w:val="0"/>
              <w:rPr>
                <w:bCs/>
                <w:sz w:val="20"/>
                <w:szCs w:val="20"/>
              </w:rPr>
            </w:pPr>
            <w:r w:rsidRPr="009B5327">
              <w:t>Computational</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9E3345" w:rsidP="00AE5524" w:rsidRDefault="009E3345" w14:paraId="5104DFEF" w14:textId="42CD42B2">
            <w:pPr>
              <w:widowControl w:val="0"/>
              <w:jc w:val="right"/>
              <w:rPr>
                <w:sz w:val="20"/>
                <w:szCs w:val="20"/>
              </w:rPr>
            </w:pPr>
            <w:r w:rsidRPr="006C3DC1">
              <w:rPr>
                <w:sz w:val="20"/>
                <w:szCs w:val="20"/>
              </w:rPr>
              <w:t>25</w:t>
            </w:r>
          </w:p>
        </w:tc>
      </w:tr>
      <w:tr w:rsidR="009E3345" w:rsidTr="7C15921F" w14:paraId="79ADCF83"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vAlign w:val="bottom"/>
          </w:tcPr>
          <w:p w:rsidRPr="009B5327" w:rsidR="009E3345" w:rsidP="00AE5524" w:rsidRDefault="009E3345" w14:paraId="20514995" w14:textId="0657600C">
            <w:pPr>
              <w:widowControl w:val="0"/>
            </w:pPr>
            <w:r w:rsidRPr="009E3345">
              <w:t>Ability 6</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9E3345" w:rsidP="00AE5524" w:rsidRDefault="009E3345" w14:paraId="4B8064B0" w14:textId="7B4F1197">
            <w:pPr>
              <w:widowControl w:val="0"/>
              <w:rPr>
                <w:bCs/>
                <w:strike/>
                <w:sz w:val="20"/>
                <w:szCs w:val="20"/>
              </w:rPr>
            </w:pPr>
            <w:r w:rsidRPr="009B5327">
              <w:t xml:space="preserve">Logical reasoning </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9E3345" w:rsidP="00AE5524" w:rsidRDefault="009E3345" w14:paraId="17A39592" w14:textId="1367ADD6">
            <w:pPr>
              <w:widowControl w:val="0"/>
              <w:jc w:val="right"/>
              <w:rPr>
                <w:sz w:val="20"/>
                <w:szCs w:val="20"/>
              </w:rPr>
            </w:pPr>
            <w:r w:rsidRPr="006C3DC1">
              <w:rPr>
                <w:sz w:val="20"/>
                <w:szCs w:val="20"/>
              </w:rPr>
              <w:t>25</w:t>
            </w:r>
          </w:p>
        </w:tc>
      </w:tr>
      <w:tr w:rsidR="009E3345" w:rsidTr="7C15921F" w14:paraId="30A07D69"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vAlign w:val="bottom"/>
          </w:tcPr>
          <w:p w:rsidRPr="009B5327" w:rsidR="009E3345" w:rsidP="00AE5524" w:rsidRDefault="009E3345" w14:paraId="472614DA" w14:textId="610C63CE">
            <w:pPr>
              <w:widowControl w:val="0"/>
            </w:pPr>
            <w:r w:rsidRPr="009E3345">
              <w:t>Ability 7</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F92BD0" w:rsidR="009E3345" w:rsidP="7C15921F" w:rsidRDefault="009E3345" w14:paraId="1BFECDC0" w14:textId="785695EE">
            <w:pPr>
              <w:widowControl w:val="0"/>
              <w:rPr>
                <w:sz w:val="20"/>
                <w:szCs w:val="20"/>
                <w:lang w:val="en-US"/>
              </w:rPr>
            </w:pPr>
            <w:r w:rsidRPr="7C15921F">
              <w:rPr>
                <w:lang w:val="en-US"/>
              </w:rPr>
              <w:t xml:space="preserve">Form perception </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9E3345" w:rsidP="00AE5524" w:rsidRDefault="009E3345" w14:paraId="19280DA7" w14:textId="7C6B5CD8">
            <w:pPr>
              <w:widowControl w:val="0"/>
              <w:jc w:val="right"/>
              <w:rPr>
                <w:sz w:val="20"/>
                <w:szCs w:val="20"/>
              </w:rPr>
            </w:pPr>
            <w:r w:rsidRPr="006C3DC1">
              <w:rPr>
                <w:sz w:val="20"/>
                <w:szCs w:val="20"/>
              </w:rPr>
              <w:t>25</w:t>
            </w:r>
          </w:p>
        </w:tc>
      </w:tr>
      <w:tr w:rsidR="009E3345" w:rsidTr="7C15921F" w14:paraId="0A9A4F1B"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vAlign w:val="bottom"/>
          </w:tcPr>
          <w:p w:rsidRPr="009B5327" w:rsidR="009E3345" w:rsidP="00AE5524" w:rsidRDefault="009E3345" w14:paraId="698F4265" w14:textId="335DBF90">
            <w:pPr>
              <w:widowControl w:val="0"/>
            </w:pPr>
            <w:r w:rsidRPr="009E3345">
              <w:t>Ability 8</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9E3345" w:rsidP="00AE5524" w:rsidRDefault="009E3345" w14:paraId="17F7F266" w14:textId="3696FD2C">
            <w:pPr>
              <w:widowControl w:val="0"/>
              <w:rPr>
                <w:bCs/>
                <w:strike/>
                <w:sz w:val="20"/>
                <w:szCs w:val="20"/>
              </w:rPr>
            </w:pPr>
            <w:r w:rsidRPr="009B5327">
              <w:t xml:space="preserve">Technical </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9E3345" w:rsidP="00AE5524" w:rsidRDefault="009E3345" w14:paraId="1E1AF0F3" w14:textId="4E5F93B6">
            <w:pPr>
              <w:widowControl w:val="0"/>
              <w:jc w:val="right"/>
              <w:rPr>
                <w:sz w:val="20"/>
                <w:szCs w:val="20"/>
              </w:rPr>
            </w:pPr>
            <w:r w:rsidRPr="006C3DC1">
              <w:rPr>
                <w:sz w:val="20"/>
                <w:szCs w:val="20"/>
              </w:rPr>
              <w:t>25</w:t>
            </w:r>
          </w:p>
        </w:tc>
      </w:tr>
      <w:tr w:rsidR="009E3345" w:rsidTr="7C15921F" w14:paraId="75602C04"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vAlign w:val="bottom"/>
          </w:tcPr>
          <w:p w:rsidRPr="009B5327" w:rsidR="009E3345" w:rsidP="00AE5524" w:rsidRDefault="009E3345" w14:paraId="3A2F47A0" w14:textId="2E8AB61B">
            <w:pPr>
              <w:widowControl w:val="0"/>
            </w:pPr>
            <w:r w:rsidRPr="009E3345">
              <w:t>Ability 9</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9E3345" w:rsidP="00AE5524" w:rsidRDefault="009E3345" w14:paraId="5CD97475" w14:textId="6FA3B672">
            <w:pPr>
              <w:widowControl w:val="0"/>
              <w:rPr>
                <w:bCs/>
                <w:strike/>
              </w:rPr>
            </w:pPr>
            <w:r w:rsidRPr="009B5327">
              <w:t>Motor movement</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9E3345" w:rsidP="00AE5524" w:rsidRDefault="009E3345" w14:paraId="1D558872" w14:textId="32355F15">
            <w:pPr>
              <w:widowControl w:val="0"/>
              <w:jc w:val="right"/>
              <w:rPr>
                <w:sz w:val="20"/>
                <w:szCs w:val="20"/>
              </w:rPr>
            </w:pPr>
            <w:r w:rsidRPr="006C3DC1">
              <w:rPr>
                <w:sz w:val="20"/>
                <w:szCs w:val="20"/>
              </w:rPr>
              <w:t>25</w:t>
            </w:r>
          </w:p>
        </w:tc>
      </w:tr>
      <w:tr w:rsidR="00837556" w:rsidTr="7C15921F" w14:paraId="6CCED2BE"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Pr>
          <w:p w:rsidRPr="009B5327" w:rsidR="00837556" w:rsidP="00AE5524" w:rsidRDefault="009E3345" w14:paraId="441CDC96" w14:textId="3263F4F6">
            <w:pPr>
              <w:widowControl w:val="0"/>
            </w:pPr>
            <w:r>
              <w:t>Ability 10</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837556" w:rsidP="00AE5524" w:rsidRDefault="00837556" w14:paraId="058594E9" w14:textId="46C0C825">
            <w:pPr>
              <w:widowControl w:val="0"/>
              <w:rPr>
                <w:bCs/>
                <w:strike/>
              </w:rPr>
            </w:pPr>
            <w:r w:rsidRPr="009B5327">
              <w:t>Finger dexterity</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837352" w:rsidR="00837556" w:rsidP="00AE5524" w:rsidRDefault="00837556" w14:paraId="70AE6112" w14:textId="03A7E936">
            <w:pPr>
              <w:widowControl w:val="0"/>
              <w:jc w:val="right"/>
              <w:rPr>
                <w:sz w:val="20"/>
                <w:szCs w:val="20"/>
              </w:rPr>
            </w:pPr>
            <w:r w:rsidRPr="006C3DC1">
              <w:rPr>
                <w:sz w:val="20"/>
                <w:szCs w:val="20"/>
              </w:rPr>
              <w:t>25</w:t>
            </w:r>
          </w:p>
        </w:tc>
      </w:tr>
    </w:tbl>
    <w:p w:rsidR="00837556" w:rsidP="00AE5524" w:rsidRDefault="00837556" w14:paraId="1C691538" w14:textId="77777777"/>
    <w:p w:rsidR="009E3345" w:rsidP="00AE5524" w:rsidRDefault="009E3345" w14:paraId="742C51B4" w14:textId="102476B4">
      <w:r>
        <w:t xml:space="preserve">Hence: Top 5 Abilities </w:t>
      </w:r>
      <w:r w:rsidR="00D779CC">
        <w:t>of Student B are:</w:t>
      </w:r>
    </w:p>
    <w:tbl>
      <w:tblPr>
        <w:tblStyle w:val="a2"/>
        <w:tblW w:w="5119" w:type="dxa"/>
        <w:jc w:val="center"/>
        <w:tblBorders>
          <w:top w:val="nil"/>
          <w:left w:val="nil"/>
          <w:bottom w:val="nil"/>
          <w:right w:val="nil"/>
          <w:insideH w:val="nil"/>
          <w:insideV w:val="nil"/>
        </w:tblBorders>
        <w:tblLayout w:type="fixed"/>
        <w:tblLook w:val="0600" w:firstRow="0" w:lastRow="0" w:firstColumn="0" w:lastColumn="0" w:noHBand="1" w:noVBand="1"/>
      </w:tblPr>
      <w:tblGrid>
        <w:gridCol w:w="2119"/>
        <w:gridCol w:w="2119"/>
        <w:gridCol w:w="881"/>
      </w:tblGrid>
      <w:tr w:rsidRPr="003E1A20" w:rsidR="00D779CC" w:rsidTr="00294D58" w14:paraId="25698D8E"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D779CC" w:rsidP="00AE5524" w:rsidRDefault="00D779CC" w14:paraId="3770FD7E" w14:textId="77777777">
            <w:pPr>
              <w:widowControl w:val="0"/>
            </w:pPr>
            <w:r>
              <w:t>1</w:t>
            </w:r>
            <w:r w:rsidRPr="001C1350">
              <w:rPr>
                <w:vertAlign w:val="superscript"/>
              </w:rPr>
              <w:t>st</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D779CC" w:rsidP="00AE5524" w:rsidRDefault="00D779CC" w14:paraId="04B9AC8F" w14:textId="77777777">
            <w:pPr>
              <w:widowControl w:val="0"/>
              <w:rPr>
                <w:bCs/>
                <w:sz w:val="20"/>
                <w:szCs w:val="20"/>
              </w:rPr>
            </w:pPr>
            <w:r w:rsidRPr="009B5327">
              <w:t xml:space="preserve">Communication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Pr="003E1A20" w:rsidR="00D779CC" w:rsidP="00AE5524" w:rsidRDefault="00D779CC" w14:paraId="621D9EFF" w14:textId="6ECE2C9C">
            <w:pPr>
              <w:widowControl w:val="0"/>
              <w:jc w:val="right"/>
              <w:rPr>
                <w:sz w:val="20"/>
                <w:szCs w:val="20"/>
              </w:rPr>
            </w:pPr>
            <w:r>
              <w:rPr>
                <w:sz w:val="20"/>
                <w:szCs w:val="20"/>
              </w:rPr>
              <w:t>25</w:t>
            </w:r>
          </w:p>
        </w:tc>
      </w:tr>
      <w:tr w:rsidRPr="003E1A20" w:rsidR="00D779CC" w:rsidTr="00294D58" w14:paraId="0EF4BB23"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D779CC" w:rsidP="00AE5524" w:rsidRDefault="00D779CC" w14:paraId="5D685029" w14:textId="77777777">
            <w:pPr>
              <w:widowControl w:val="0"/>
            </w:pPr>
            <w:r>
              <w:t>2</w:t>
            </w:r>
            <w:r w:rsidRPr="001C1350">
              <w:rPr>
                <w:vertAlign w:val="superscript"/>
              </w:rPr>
              <w:t>nd</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D779CC" w:rsidP="00AE5524" w:rsidRDefault="00D779CC" w14:paraId="05D80AFE" w14:textId="77777777">
            <w:pPr>
              <w:widowControl w:val="0"/>
              <w:rPr>
                <w:bCs/>
                <w:sz w:val="20"/>
                <w:szCs w:val="20"/>
              </w:rPr>
            </w:pPr>
            <w:r w:rsidRPr="009B5327">
              <w:t xml:space="preserve">Decision making &amp; problem solving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D779CC" w:rsidP="00AE5524" w:rsidRDefault="00D779CC" w14:paraId="4C2A5A6F" w14:textId="3F4EA786">
            <w:pPr>
              <w:widowControl w:val="0"/>
              <w:jc w:val="right"/>
              <w:rPr>
                <w:sz w:val="20"/>
                <w:szCs w:val="20"/>
              </w:rPr>
            </w:pPr>
            <w:r>
              <w:rPr>
                <w:sz w:val="20"/>
                <w:szCs w:val="20"/>
              </w:rPr>
              <w:t>25</w:t>
            </w:r>
          </w:p>
          <w:p w:rsidRPr="003E1A20" w:rsidR="00D779CC" w:rsidP="00AE5524" w:rsidRDefault="00D779CC" w14:paraId="0FDC3BF4" w14:textId="77777777">
            <w:pPr>
              <w:widowControl w:val="0"/>
              <w:jc w:val="right"/>
              <w:rPr>
                <w:sz w:val="20"/>
                <w:szCs w:val="20"/>
              </w:rPr>
            </w:pPr>
          </w:p>
        </w:tc>
      </w:tr>
      <w:tr w:rsidRPr="001C5B4E" w:rsidR="00D779CC" w:rsidTr="00294D58" w14:paraId="5225A0AC"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D779CC" w:rsidP="00AE5524" w:rsidRDefault="00D779CC" w14:paraId="5DBBE9BB" w14:textId="77777777">
            <w:pPr>
              <w:widowControl w:val="0"/>
            </w:pPr>
            <w:r>
              <w:t>3</w:t>
            </w:r>
            <w:r w:rsidRPr="001C1350">
              <w:rPr>
                <w:vertAlign w:val="superscript"/>
              </w:rPr>
              <w:t>rd</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D779CC" w:rsidP="00AE5524" w:rsidRDefault="00D779CC" w14:paraId="0D0297BC" w14:textId="77777777">
            <w:pPr>
              <w:widowControl w:val="0"/>
              <w:rPr>
                <w:bCs/>
                <w:strike/>
                <w:sz w:val="20"/>
                <w:szCs w:val="20"/>
              </w:rPr>
            </w:pPr>
            <w:r w:rsidRPr="009B5327">
              <w:t xml:space="preserve">Speed and accuracy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1C5B4E" w:rsidR="00D779CC" w:rsidP="00AE5524" w:rsidRDefault="00D779CC" w14:paraId="3783B0E2" w14:textId="0D31B28E">
            <w:pPr>
              <w:widowControl w:val="0"/>
              <w:jc w:val="right"/>
              <w:rPr>
                <w:sz w:val="20"/>
                <w:szCs w:val="20"/>
              </w:rPr>
            </w:pPr>
            <w:r>
              <w:rPr>
                <w:sz w:val="20"/>
                <w:szCs w:val="20"/>
              </w:rPr>
              <w:t>25</w:t>
            </w:r>
          </w:p>
        </w:tc>
      </w:tr>
      <w:tr w:rsidR="00D779CC" w:rsidTr="00294D58" w14:paraId="6352C6A8"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D779CC" w:rsidP="00AE5524" w:rsidRDefault="00D779CC" w14:paraId="0891C6C5" w14:textId="77777777">
            <w:pPr>
              <w:widowControl w:val="0"/>
            </w:pPr>
            <w:r>
              <w:t>4</w:t>
            </w:r>
            <w:r w:rsidRPr="001C1350">
              <w:rPr>
                <w:vertAlign w:val="superscript"/>
              </w:rPr>
              <w:t>th</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D779CC" w:rsidP="00AE5524" w:rsidRDefault="00D779CC" w14:paraId="5B8336B3" w14:textId="77777777">
            <w:pPr>
              <w:widowControl w:val="0"/>
              <w:rPr>
                <w:bCs/>
                <w:sz w:val="20"/>
                <w:szCs w:val="20"/>
              </w:rPr>
            </w:pPr>
            <w:r w:rsidRPr="009B5327">
              <w:t xml:space="preserve">Creativity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D779CC" w:rsidP="00AE5524" w:rsidRDefault="00D779CC" w14:paraId="53D667A3" w14:textId="578E5FE6">
            <w:pPr>
              <w:widowControl w:val="0"/>
              <w:jc w:val="right"/>
              <w:rPr>
                <w:sz w:val="20"/>
                <w:szCs w:val="20"/>
              </w:rPr>
            </w:pPr>
            <w:r>
              <w:rPr>
                <w:sz w:val="20"/>
                <w:szCs w:val="20"/>
              </w:rPr>
              <w:t>25</w:t>
            </w:r>
          </w:p>
        </w:tc>
      </w:tr>
      <w:tr w:rsidR="00D779CC" w:rsidTr="00294D58" w14:paraId="3402A8AD"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D779CC" w:rsidP="00AE5524" w:rsidRDefault="00D779CC" w14:paraId="799C1131" w14:textId="77777777">
            <w:pPr>
              <w:widowControl w:val="0"/>
            </w:pPr>
            <w:r>
              <w:t>5</w:t>
            </w:r>
            <w:r w:rsidRPr="001C1350">
              <w:rPr>
                <w:vertAlign w:val="superscript"/>
              </w:rPr>
              <w:t>th</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D779CC" w:rsidP="00AE5524" w:rsidRDefault="00D779CC" w14:paraId="734C6FCC" w14:textId="77777777">
            <w:pPr>
              <w:widowControl w:val="0"/>
              <w:rPr>
                <w:bCs/>
                <w:sz w:val="20"/>
                <w:szCs w:val="20"/>
              </w:rPr>
            </w:pPr>
            <w:r w:rsidRPr="009B5327">
              <w:t>Computational</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D779CC" w:rsidP="00AE5524" w:rsidRDefault="00D779CC" w14:paraId="5669CDA2" w14:textId="6D9FDB6A">
            <w:pPr>
              <w:widowControl w:val="0"/>
              <w:jc w:val="right"/>
              <w:rPr>
                <w:sz w:val="20"/>
                <w:szCs w:val="20"/>
              </w:rPr>
            </w:pPr>
            <w:r>
              <w:rPr>
                <w:sz w:val="20"/>
                <w:szCs w:val="20"/>
              </w:rPr>
              <w:t>25</w:t>
            </w:r>
          </w:p>
        </w:tc>
      </w:tr>
    </w:tbl>
    <w:p w:rsidR="00D779CC" w:rsidP="00AE5524" w:rsidRDefault="00D779CC" w14:paraId="7E73B198" w14:textId="77777777"/>
    <w:p w:rsidR="007B43B3" w:rsidP="00AE5524" w:rsidRDefault="005211E6" w14:paraId="086E8FA2" w14:textId="3D7EA102">
      <w:r>
        <w:t>Explanation:</w:t>
      </w:r>
    </w:p>
    <w:p w:rsidR="005211E6" w:rsidP="00AE5524" w:rsidRDefault="00004AC0" w14:paraId="45417595" w14:textId="052C5BEF">
      <w:r w:rsidRPr="7C15921F">
        <w:rPr>
          <w:lang w:val="en-US"/>
        </w:rPr>
        <w:t>S</w:t>
      </w:r>
      <w:r w:rsidRPr="7C15921F" w:rsidR="005211E6">
        <w:rPr>
          <w:lang w:val="en-US"/>
        </w:rPr>
        <w:t>cores on all the abilities are same</w:t>
      </w:r>
      <w:r w:rsidRPr="7C15921F" w:rsidR="002E0685">
        <w:rPr>
          <w:lang w:val="en-US"/>
        </w:rPr>
        <w:t>.</w:t>
      </w:r>
    </w:p>
    <w:p w:rsidR="002E0685" w:rsidP="00AE5524" w:rsidRDefault="002E0685" w14:paraId="3CD386DA" w14:textId="5563997E">
      <w:r w:rsidRPr="7C15921F">
        <w:rPr>
          <w:lang w:val="en-US"/>
        </w:rPr>
        <w:t>Rank for each ability</w:t>
      </w:r>
      <w:r w:rsidRPr="7C15921F" w:rsidR="00004AC0">
        <w:rPr>
          <w:lang w:val="en-US"/>
        </w:rPr>
        <w:t xml:space="preserve"> is different.</w:t>
      </w:r>
    </w:p>
    <w:p w:rsidR="00004AC0" w:rsidP="00AE5524" w:rsidRDefault="00D43895" w14:paraId="643C7839" w14:textId="4A98C0FE">
      <w:r>
        <w:t>Derive sequence of 1</w:t>
      </w:r>
      <w:r w:rsidRPr="00D43895">
        <w:rPr>
          <w:vertAlign w:val="superscript"/>
        </w:rPr>
        <w:t>st</w:t>
      </w:r>
      <w:r>
        <w:t xml:space="preserve"> ability to 5</w:t>
      </w:r>
      <w:r w:rsidRPr="00D43895">
        <w:rPr>
          <w:vertAlign w:val="superscript"/>
        </w:rPr>
        <w:t>th</w:t>
      </w:r>
      <w:r>
        <w:t xml:space="preserve"> ability b</w:t>
      </w:r>
      <w:r w:rsidR="00004AC0">
        <w:t>ased on Ranking</w:t>
      </w:r>
      <w:r>
        <w:t>.</w:t>
      </w:r>
    </w:p>
    <w:p w:rsidR="007B43B3" w:rsidP="00AE5524" w:rsidRDefault="007B43B3" w14:paraId="6347C9B9" w14:textId="77777777"/>
    <w:p w:rsidR="007B43B3" w:rsidP="00AE5524" w:rsidRDefault="007B43B3" w14:paraId="28DB1F0F" w14:textId="77777777"/>
    <w:p w:rsidR="00837556" w:rsidP="00AE5524" w:rsidRDefault="00837556" w14:paraId="3052C6D1" w14:textId="77777777"/>
    <w:p w:rsidR="009E3345" w:rsidP="00AE5524" w:rsidRDefault="009E3345" w14:paraId="5617918D" w14:textId="4BA94AF7">
      <w:r>
        <w:t>Example 2:</w:t>
      </w:r>
    </w:p>
    <w:p w:rsidR="009E3345" w:rsidP="00AE5524" w:rsidRDefault="009E3345" w14:paraId="50D188A2" w14:textId="77777777"/>
    <w:p w:rsidR="009E3345" w:rsidP="00AE5524" w:rsidRDefault="009E3345" w14:paraId="1563CCDD" w14:textId="3BE7FA8F">
      <w:r>
        <w:t xml:space="preserve">Student </w:t>
      </w:r>
      <w:r w:rsidR="00D43895">
        <w:t>C</w:t>
      </w:r>
      <w:r>
        <w:t xml:space="preserve"> has Ability scores as follows:</w:t>
      </w:r>
    </w:p>
    <w:p w:rsidR="009E3345" w:rsidP="00AE5524" w:rsidRDefault="009E3345" w14:paraId="30B6F3E8" w14:textId="77777777"/>
    <w:tbl>
      <w:tblPr>
        <w:tblStyle w:val="a2"/>
        <w:tblW w:w="5119" w:type="dxa"/>
        <w:jc w:val="center"/>
        <w:tblBorders>
          <w:top w:val="nil"/>
          <w:left w:val="nil"/>
          <w:bottom w:val="nil"/>
          <w:right w:val="nil"/>
          <w:insideH w:val="nil"/>
          <w:insideV w:val="nil"/>
        </w:tblBorders>
        <w:tblLayout w:type="fixed"/>
        <w:tblLook w:val="0600" w:firstRow="0" w:lastRow="0" w:firstColumn="0" w:lastColumn="0" w:noHBand="1" w:noVBand="1"/>
      </w:tblPr>
      <w:tblGrid>
        <w:gridCol w:w="2119"/>
        <w:gridCol w:w="2119"/>
        <w:gridCol w:w="881"/>
      </w:tblGrid>
      <w:tr w:rsidR="009E3345" w:rsidTr="7C15921F" w14:paraId="00BDBC08"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Pr>
          <w:p w:rsidR="009E3345" w:rsidP="00AE5524" w:rsidRDefault="009E3345" w14:paraId="75B7D8E7" w14:textId="77777777">
            <w:pPr>
              <w:widowControl w:val="0"/>
              <w:rPr>
                <w:b/>
                <w:sz w:val="20"/>
                <w:szCs w:val="20"/>
              </w:rPr>
            </w:pPr>
            <w:r>
              <w:rPr>
                <w:b/>
                <w:sz w:val="20"/>
                <w:szCs w:val="20"/>
              </w:rPr>
              <w:t>Ability Rank</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9E3345" w:rsidP="00AE5524" w:rsidRDefault="009E3345" w14:paraId="29091D04" w14:textId="77777777">
            <w:pPr>
              <w:widowControl w:val="0"/>
              <w:rPr>
                <w:sz w:val="20"/>
                <w:szCs w:val="20"/>
              </w:rPr>
            </w:pPr>
            <w:r>
              <w:rPr>
                <w:b/>
                <w:sz w:val="20"/>
                <w:szCs w:val="20"/>
              </w:rPr>
              <w:t>Trait</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9E3345" w:rsidP="00AE5524" w:rsidRDefault="009E3345" w14:paraId="5DAAE91C" w14:textId="77777777">
            <w:pPr>
              <w:widowControl w:val="0"/>
              <w:rPr>
                <w:sz w:val="20"/>
                <w:szCs w:val="20"/>
              </w:rPr>
            </w:pPr>
            <w:r>
              <w:rPr>
                <w:b/>
                <w:sz w:val="20"/>
                <w:szCs w:val="20"/>
              </w:rPr>
              <w:t>Stanine</w:t>
            </w:r>
          </w:p>
        </w:tc>
      </w:tr>
      <w:tr w:rsidRPr="003E1A20" w:rsidR="009E3345" w:rsidTr="7C15921F" w14:paraId="475EEE93"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Pr="009B5327" w:rsidR="009E3345" w:rsidP="00AE5524" w:rsidRDefault="009E3345" w14:paraId="09E31EC1" w14:textId="77777777">
            <w:pPr>
              <w:widowControl w:val="0"/>
            </w:pPr>
            <w:r w:rsidRPr="009E3345">
              <w:t>Ability 1</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9E3345" w:rsidP="00AE5524" w:rsidRDefault="009E3345" w14:paraId="691F8D28" w14:textId="77777777">
            <w:pPr>
              <w:widowControl w:val="0"/>
              <w:rPr>
                <w:bCs/>
                <w:sz w:val="20"/>
                <w:szCs w:val="20"/>
              </w:rPr>
            </w:pPr>
            <w:r w:rsidRPr="009B5327">
              <w:t xml:space="preserve">Communication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Pr="003E1A20" w:rsidR="009E3345" w:rsidP="00AE5524" w:rsidRDefault="009E3345" w14:paraId="7A7721F7" w14:textId="77777777">
            <w:pPr>
              <w:widowControl w:val="0"/>
              <w:jc w:val="right"/>
              <w:rPr>
                <w:sz w:val="20"/>
                <w:szCs w:val="20"/>
              </w:rPr>
            </w:pPr>
            <w:r>
              <w:rPr>
                <w:sz w:val="20"/>
                <w:szCs w:val="20"/>
              </w:rPr>
              <w:t>25</w:t>
            </w:r>
          </w:p>
        </w:tc>
      </w:tr>
      <w:tr w:rsidRPr="003E1A20" w:rsidR="009E3345" w:rsidTr="7C15921F" w14:paraId="4A4EBDD2"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Pr="009B5327" w:rsidR="009E3345" w:rsidP="00AE5524" w:rsidRDefault="009E3345" w14:paraId="1FF36255" w14:textId="77777777">
            <w:pPr>
              <w:widowControl w:val="0"/>
            </w:pPr>
            <w:r w:rsidRPr="009E3345">
              <w:t>Ability 2</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9E3345" w:rsidP="00AE5524" w:rsidRDefault="009E3345" w14:paraId="5710240E" w14:textId="77777777">
            <w:pPr>
              <w:widowControl w:val="0"/>
              <w:rPr>
                <w:bCs/>
                <w:sz w:val="20"/>
                <w:szCs w:val="20"/>
              </w:rPr>
            </w:pPr>
            <w:r w:rsidRPr="009B5327">
              <w:t xml:space="preserve">Decision making &amp; problem solving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9E3345" w:rsidP="00AE5524" w:rsidRDefault="009E3345" w14:paraId="21440A60" w14:textId="77777777">
            <w:pPr>
              <w:widowControl w:val="0"/>
              <w:jc w:val="right"/>
              <w:rPr>
                <w:sz w:val="20"/>
                <w:szCs w:val="20"/>
              </w:rPr>
            </w:pPr>
            <w:r w:rsidRPr="006C3DC1">
              <w:rPr>
                <w:sz w:val="20"/>
                <w:szCs w:val="20"/>
              </w:rPr>
              <w:t>25</w:t>
            </w:r>
          </w:p>
        </w:tc>
      </w:tr>
      <w:tr w:rsidR="009E3345" w:rsidTr="7C15921F" w14:paraId="02E2701D"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Pr="009B5327" w:rsidR="009E3345" w:rsidP="00AE5524" w:rsidRDefault="009E3345" w14:paraId="49D4FCED" w14:textId="77777777">
            <w:pPr>
              <w:widowControl w:val="0"/>
            </w:pPr>
            <w:r w:rsidRPr="009E3345">
              <w:t>Ability 3</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9E3345" w:rsidP="00AE5524" w:rsidRDefault="009E3345" w14:paraId="0AF7EF8F" w14:textId="77777777">
            <w:pPr>
              <w:widowControl w:val="0"/>
              <w:rPr>
                <w:bCs/>
                <w:strike/>
                <w:sz w:val="20"/>
                <w:szCs w:val="20"/>
              </w:rPr>
            </w:pPr>
            <w:r w:rsidRPr="009B5327">
              <w:t xml:space="preserve">Speed and accuracy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1C5B4E" w:rsidR="007B43B3" w:rsidP="00AE5524" w:rsidRDefault="007B43B3" w14:paraId="64AE0428" w14:textId="55643874">
            <w:pPr>
              <w:widowControl w:val="0"/>
              <w:jc w:val="right"/>
              <w:rPr>
                <w:sz w:val="20"/>
                <w:szCs w:val="20"/>
              </w:rPr>
            </w:pPr>
            <w:r>
              <w:rPr>
                <w:sz w:val="20"/>
                <w:szCs w:val="20"/>
              </w:rPr>
              <w:t>30</w:t>
            </w:r>
          </w:p>
        </w:tc>
      </w:tr>
      <w:tr w:rsidR="009E3345" w:rsidTr="7C15921F" w14:paraId="0852A491"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auto"/>
            <w:vAlign w:val="bottom"/>
          </w:tcPr>
          <w:p w:rsidRPr="009B5327" w:rsidR="009E3345" w:rsidP="00AE5524" w:rsidRDefault="009E3345" w14:paraId="43F3CC7F" w14:textId="77777777">
            <w:pPr>
              <w:widowControl w:val="0"/>
            </w:pPr>
            <w:r w:rsidRPr="009E3345">
              <w:t>Ability 4</w:t>
            </w:r>
          </w:p>
        </w:tc>
        <w:tc>
          <w:tcPr>
            <w:tcW w:w="2119"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Pr="00F92BD0" w:rsidR="009E3345" w:rsidP="00AE5524" w:rsidRDefault="009E3345" w14:paraId="7AF8F44F" w14:textId="77777777">
            <w:pPr>
              <w:widowControl w:val="0"/>
              <w:rPr>
                <w:bCs/>
                <w:sz w:val="20"/>
                <w:szCs w:val="20"/>
              </w:rPr>
            </w:pPr>
            <w:r w:rsidRPr="009B5327">
              <w:t xml:space="preserve">Creativity </w:t>
            </w:r>
          </w:p>
        </w:tc>
        <w:tc>
          <w:tcPr>
            <w:tcW w:w="881"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tcPr>
          <w:p w:rsidR="009E3345" w:rsidP="00AE5524" w:rsidRDefault="007B43B3" w14:paraId="3BC1792E" w14:textId="436AD0AF">
            <w:pPr>
              <w:widowControl w:val="0"/>
              <w:jc w:val="right"/>
              <w:rPr>
                <w:sz w:val="20"/>
                <w:szCs w:val="20"/>
              </w:rPr>
            </w:pPr>
            <w:r>
              <w:rPr>
                <w:sz w:val="20"/>
                <w:szCs w:val="20"/>
              </w:rPr>
              <w:t>30</w:t>
            </w:r>
          </w:p>
        </w:tc>
      </w:tr>
      <w:tr w:rsidR="009E3345" w:rsidTr="7C15921F" w14:paraId="748E5E02"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Pr="009B5327" w:rsidR="009E3345" w:rsidP="00AE5524" w:rsidRDefault="009E3345" w14:paraId="658013C2" w14:textId="77777777">
            <w:pPr>
              <w:widowControl w:val="0"/>
            </w:pPr>
            <w:r w:rsidRPr="009E3345">
              <w:t>Ability 5</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9E3345" w:rsidP="00AE5524" w:rsidRDefault="009E3345" w14:paraId="7D82E572" w14:textId="77777777">
            <w:pPr>
              <w:widowControl w:val="0"/>
              <w:rPr>
                <w:bCs/>
                <w:sz w:val="20"/>
                <w:szCs w:val="20"/>
              </w:rPr>
            </w:pPr>
            <w:r w:rsidRPr="009B5327">
              <w:t>Computational</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9E3345" w:rsidP="00AE5524" w:rsidRDefault="009C2907" w14:paraId="21A93CCE" w14:textId="7C8F1BDC">
            <w:pPr>
              <w:widowControl w:val="0"/>
              <w:jc w:val="right"/>
              <w:rPr>
                <w:sz w:val="20"/>
                <w:szCs w:val="20"/>
              </w:rPr>
            </w:pPr>
            <w:r>
              <w:rPr>
                <w:sz w:val="20"/>
                <w:szCs w:val="20"/>
              </w:rPr>
              <w:t>35</w:t>
            </w:r>
          </w:p>
        </w:tc>
      </w:tr>
      <w:tr w:rsidR="009E3345" w:rsidTr="7C15921F" w14:paraId="448AF451"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vAlign w:val="bottom"/>
          </w:tcPr>
          <w:p w:rsidRPr="009B5327" w:rsidR="009E3345" w:rsidP="00AE5524" w:rsidRDefault="009E3345" w14:paraId="14B97541" w14:textId="77777777">
            <w:pPr>
              <w:widowControl w:val="0"/>
            </w:pPr>
            <w:r w:rsidRPr="009E3345">
              <w:t>Ability 6</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9E3345" w:rsidP="00AE5524" w:rsidRDefault="009E3345" w14:paraId="29D40246" w14:textId="77777777">
            <w:pPr>
              <w:widowControl w:val="0"/>
              <w:rPr>
                <w:bCs/>
                <w:strike/>
                <w:sz w:val="20"/>
                <w:szCs w:val="20"/>
              </w:rPr>
            </w:pPr>
            <w:r w:rsidRPr="009B5327">
              <w:t xml:space="preserve">Logical reasoning </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9E3345" w:rsidP="00AE5524" w:rsidRDefault="009C2907" w14:paraId="45681218" w14:textId="65E2C82A">
            <w:pPr>
              <w:widowControl w:val="0"/>
              <w:jc w:val="right"/>
              <w:rPr>
                <w:sz w:val="20"/>
                <w:szCs w:val="20"/>
              </w:rPr>
            </w:pPr>
            <w:r>
              <w:rPr>
                <w:sz w:val="20"/>
                <w:szCs w:val="20"/>
              </w:rPr>
              <w:t>35</w:t>
            </w:r>
          </w:p>
        </w:tc>
      </w:tr>
      <w:tr w:rsidR="009E3345" w:rsidTr="7C15921F" w14:paraId="69AD7DDA"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vAlign w:val="bottom"/>
          </w:tcPr>
          <w:p w:rsidRPr="009B5327" w:rsidR="009E3345" w:rsidP="00AE5524" w:rsidRDefault="009E3345" w14:paraId="21CB99D9" w14:textId="77777777">
            <w:pPr>
              <w:widowControl w:val="0"/>
            </w:pPr>
            <w:r w:rsidRPr="009E3345">
              <w:t>Ability 7</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9E3345" w:rsidP="7C15921F" w:rsidRDefault="009E3345" w14:paraId="1AD9EC2E" w14:textId="77777777">
            <w:pPr>
              <w:widowControl w:val="0"/>
              <w:rPr>
                <w:sz w:val="20"/>
                <w:szCs w:val="20"/>
                <w:lang w:val="en-US"/>
              </w:rPr>
            </w:pPr>
            <w:r w:rsidRPr="7C15921F">
              <w:rPr>
                <w:lang w:val="en-US"/>
              </w:rPr>
              <w:t xml:space="preserve">Form perception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1C5B4E" w:rsidR="009E3345" w:rsidP="00AE5524" w:rsidRDefault="009C2907" w14:paraId="35466C17" w14:textId="724A6F6D">
            <w:pPr>
              <w:widowControl w:val="0"/>
              <w:jc w:val="right"/>
              <w:rPr>
                <w:sz w:val="20"/>
                <w:szCs w:val="20"/>
              </w:rPr>
            </w:pPr>
            <w:r>
              <w:rPr>
                <w:sz w:val="20"/>
                <w:szCs w:val="20"/>
              </w:rPr>
              <w:t>40</w:t>
            </w:r>
          </w:p>
        </w:tc>
      </w:tr>
      <w:tr w:rsidR="009E3345" w:rsidTr="7C15921F" w14:paraId="75588498"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vAlign w:val="bottom"/>
          </w:tcPr>
          <w:p w:rsidRPr="009B5327" w:rsidR="009E3345" w:rsidP="00AE5524" w:rsidRDefault="009E3345" w14:paraId="3FC209AF" w14:textId="77777777">
            <w:pPr>
              <w:widowControl w:val="0"/>
            </w:pPr>
            <w:r w:rsidRPr="009E3345">
              <w:t>Ability 8</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9E3345" w:rsidP="00AE5524" w:rsidRDefault="009E3345" w14:paraId="11FA5139" w14:textId="77777777">
            <w:pPr>
              <w:widowControl w:val="0"/>
              <w:rPr>
                <w:bCs/>
                <w:strike/>
                <w:sz w:val="20"/>
                <w:szCs w:val="20"/>
              </w:rPr>
            </w:pPr>
            <w:r w:rsidRPr="009B5327">
              <w:t xml:space="preserve">Technical </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9E3345" w:rsidP="00AE5524" w:rsidRDefault="009C2907" w14:paraId="4B0AB898" w14:textId="4E321089">
            <w:pPr>
              <w:widowControl w:val="0"/>
              <w:jc w:val="right"/>
              <w:rPr>
                <w:sz w:val="20"/>
                <w:szCs w:val="20"/>
              </w:rPr>
            </w:pPr>
            <w:r>
              <w:rPr>
                <w:sz w:val="20"/>
                <w:szCs w:val="20"/>
              </w:rPr>
              <w:t>40</w:t>
            </w:r>
          </w:p>
        </w:tc>
      </w:tr>
      <w:tr w:rsidR="009E3345" w:rsidTr="7C15921F" w14:paraId="1465BBC6"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vAlign w:val="bottom"/>
          </w:tcPr>
          <w:p w:rsidRPr="009B5327" w:rsidR="009E3345" w:rsidP="00AE5524" w:rsidRDefault="009E3345" w14:paraId="5FE3B234" w14:textId="77777777">
            <w:pPr>
              <w:widowControl w:val="0"/>
            </w:pPr>
            <w:r w:rsidRPr="009E3345">
              <w:t>Ability 9</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9E3345" w:rsidP="00AE5524" w:rsidRDefault="009E3345" w14:paraId="3D385FD0" w14:textId="77777777">
            <w:pPr>
              <w:widowControl w:val="0"/>
              <w:rPr>
                <w:bCs/>
                <w:strike/>
              </w:rPr>
            </w:pPr>
            <w:r w:rsidRPr="009B5327">
              <w:t>Motor movement</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1C5B4E" w:rsidR="009E3345" w:rsidP="00AE5524" w:rsidRDefault="009C2907" w14:paraId="36C0901F" w14:textId="371F0FF4">
            <w:pPr>
              <w:widowControl w:val="0"/>
              <w:jc w:val="right"/>
              <w:rPr>
                <w:sz w:val="20"/>
                <w:szCs w:val="20"/>
              </w:rPr>
            </w:pPr>
            <w:r>
              <w:rPr>
                <w:sz w:val="20"/>
                <w:szCs w:val="20"/>
              </w:rPr>
              <w:t>20</w:t>
            </w:r>
          </w:p>
        </w:tc>
      </w:tr>
      <w:tr w:rsidR="009E3345" w:rsidTr="7C15921F" w14:paraId="6FECCBB9" w14:textId="77777777">
        <w:trPr>
          <w:trHeight w:val="315"/>
          <w:jc w:val="center"/>
        </w:trPr>
        <w:tc>
          <w:tcPr>
            <w:tcW w:w="2119" w:type="dxa"/>
            <w:tcBorders>
              <w:top w:val="single" w:color="CCCCCC" w:sz="6" w:space="0"/>
              <w:left w:val="single" w:color="CCCCCC" w:sz="6" w:space="0"/>
              <w:bottom w:val="single" w:color="CCCCCC" w:sz="6" w:space="0"/>
              <w:right w:val="single" w:color="CCCCCC" w:sz="6" w:space="0"/>
            </w:tcBorders>
          </w:tcPr>
          <w:p w:rsidRPr="009B5327" w:rsidR="009E3345" w:rsidP="00AE5524" w:rsidRDefault="009E3345" w14:paraId="1DE14B7C" w14:textId="77777777">
            <w:pPr>
              <w:widowControl w:val="0"/>
            </w:pPr>
            <w:r>
              <w:t>Ability 10</w:t>
            </w:r>
          </w:p>
        </w:tc>
        <w:tc>
          <w:tcPr>
            <w:tcW w:w="2119"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3E1A20" w:rsidR="009E3345" w:rsidP="00AE5524" w:rsidRDefault="009E3345" w14:paraId="6719A27F" w14:textId="77777777">
            <w:pPr>
              <w:widowControl w:val="0"/>
              <w:rPr>
                <w:bCs/>
                <w:strike/>
              </w:rPr>
            </w:pPr>
            <w:r w:rsidRPr="009B5327">
              <w:t>Finger dexterity</w:t>
            </w:r>
          </w:p>
        </w:tc>
        <w:tc>
          <w:tcPr>
            <w:tcW w:w="881"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rsidRPr="00837352" w:rsidR="009E3345" w:rsidP="00AE5524" w:rsidRDefault="009C2907" w14:paraId="5D7BC2CB" w14:textId="39753BA6">
            <w:pPr>
              <w:widowControl w:val="0"/>
              <w:jc w:val="right"/>
              <w:rPr>
                <w:sz w:val="20"/>
                <w:szCs w:val="20"/>
              </w:rPr>
            </w:pPr>
            <w:r>
              <w:rPr>
                <w:sz w:val="20"/>
                <w:szCs w:val="20"/>
              </w:rPr>
              <w:t>20</w:t>
            </w:r>
          </w:p>
        </w:tc>
      </w:tr>
    </w:tbl>
    <w:p w:rsidR="009E3345" w:rsidP="00AE5524" w:rsidRDefault="009E3345" w14:paraId="6A505A36" w14:textId="77777777"/>
    <w:p w:rsidR="009E3345" w:rsidP="00AE5524" w:rsidRDefault="009E3345" w14:paraId="27A1B9F0" w14:textId="30EFBC1C">
      <w:r>
        <w:t xml:space="preserve">Hence: Top 5 Abilities </w:t>
      </w:r>
      <w:r w:rsidR="00D43895">
        <w:t>of Student C are:</w:t>
      </w:r>
    </w:p>
    <w:p w:rsidR="009E3345" w:rsidP="00AE5524" w:rsidRDefault="009E3345" w14:paraId="17B1A717" w14:textId="77777777"/>
    <w:tbl>
      <w:tblPr>
        <w:tblStyle w:val="a2"/>
        <w:tblW w:w="7080" w:type="dxa"/>
        <w:jc w:val="center"/>
        <w:tblBorders>
          <w:top w:val="nil"/>
          <w:left w:val="nil"/>
          <w:bottom w:val="nil"/>
          <w:right w:val="nil"/>
          <w:insideH w:val="nil"/>
          <w:insideV w:val="nil"/>
        </w:tblBorders>
        <w:tblLayout w:type="fixed"/>
        <w:tblLook w:val="0600" w:firstRow="0" w:lastRow="0" w:firstColumn="0" w:lastColumn="0" w:noHBand="1" w:noVBand="1"/>
      </w:tblPr>
      <w:tblGrid>
        <w:gridCol w:w="2119"/>
        <w:gridCol w:w="2119"/>
        <w:gridCol w:w="881"/>
        <w:gridCol w:w="1961"/>
      </w:tblGrid>
      <w:tr w:rsidRPr="003E1A20" w:rsidR="00F32E4E" w:rsidTr="7C15921F" w14:paraId="15BED42D" w14:textId="461AE341">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F32E4E" w:rsidP="00AE5524" w:rsidRDefault="00F32E4E" w14:paraId="04AF9AED" w14:textId="77777777">
            <w:pPr>
              <w:widowControl w:val="0"/>
            </w:pPr>
            <w:r>
              <w:t>1</w:t>
            </w:r>
            <w:r w:rsidRPr="001C1350">
              <w:rPr>
                <w:vertAlign w:val="superscript"/>
              </w:rPr>
              <w:t>st</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F32E4E" w:rsidP="7C15921F" w:rsidRDefault="00F32E4E" w14:paraId="5FD7375C" w14:textId="3D6BDD40">
            <w:pPr>
              <w:widowControl w:val="0"/>
              <w:rPr>
                <w:sz w:val="20"/>
                <w:szCs w:val="20"/>
                <w:lang w:val="en-US"/>
              </w:rPr>
            </w:pPr>
            <w:r w:rsidRPr="7C15921F">
              <w:rPr>
                <w:lang w:val="en-US"/>
              </w:rPr>
              <w:t xml:space="preserve">Form perception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vAlign w:val="bottom"/>
          </w:tcPr>
          <w:p w:rsidRPr="003E1A20" w:rsidR="00F32E4E" w:rsidP="00AE5524" w:rsidRDefault="00F32E4E" w14:paraId="5E73A647" w14:textId="0AAFD9C7">
            <w:pPr>
              <w:widowControl w:val="0"/>
              <w:jc w:val="right"/>
              <w:rPr>
                <w:sz w:val="20"/>
                <w:szCs w:val="20"/>
              </w:rPr>
            </w:pPr>
            <w:r>
              <w:rPr>
                <w:sz w:val="20"/>
                <w:szCs w:val="20"/>
              </w:rPr>
              <w:t>40</w:t>
            </w:r>
          </w:p>
        </w:tc>
        <w:tc>
          <w:tcPr>
            <w:tcW w:w="196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F32E4E" w:rsidP="00AE5524" w:rsidRDefault="0012666E" w14:paraId="108D0E3B" w14:textId="300AECDE">
            <w:pPr>
              <w:widowControl w:val="0"/>
              <w:jc w:val="right"/>
              <w:rPr>
                <w:sz w:val="20"/>
                <w:szCs w:val="20"/>
              </w:rPr>
            </w:pPr>
            <w:r>
              <w:rPr>
                <w:sz w:val="20"/>
                <w:szCs w:val="20"/>
              </w:rPr>
              <w:t>Highest score</w:t>
            </w:r>
            <w:r w:rsidR="008377DD">
              <w:rPr>
                <w:sz w:val="20"/>
                <w:szCs w:val="20"/>
              </w:rPr>
              <w:t xml:space="preserve">, tie break with rank </w:t>
            </w:r>
          </w:p>
        </w:tc>
      </w:tr>
      <w:tr w:rsidRPr="003E1A20" w:rsidR="00F32E4E" w:rsidTr="7C15921F" w14:paraId="6434FD0E" w14:textId="2BF03342">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F32E4E" w:rsidP="00AE5524" w:rsidRDefault="00F32E4E" w14:paraId="54DE88C8" w14:textId="77777777">
            <w:pPr>
              <w:widowControl w:val="0"/>
            </w:pPr>
            <w:r>
              <w:t>2</w:t>
            </w:r>
            <w:r w:rsidRPr="001C1350">
              <w:rPr>
                <w:vertAlign w:val="superscript"/>
              </w:rPr>
              <w:t>nd</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F32E4E" w:rsidP="00AE5524" w:rsidRDefault="00F32E4E" w14:paraId="7832309A" w14:textId="12B67871">
            <w:pPr>
              <w:widowControl w:val="0"/>
              <w:rPr>
                <w:bCs/>
                <w:sz w:val="20"/>
                <w:szCs w:val="20"/>
              </w:rPr>
            </w:pPr>
            <w:r w:rsidRPr="009B5327">
              <w:t>Computational</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F32E4E" w:rsidP="00AE5524" w:rsidRDefault="00F32E4E" w14:paraId="387F7CE1" w14:textId="5C651031">
            <w:pPr>
              <w:widowControl w:val="0"/>
              <w:jc w:val="right"/>
              <w:rPr>
                <w:sz w:val="20"/>
                <w:szCs w:val="20"/>
              </w:rPr>
            </w:pPr>
            <w:r>
              <w:rPr>
                <w:sz w:val="20"/>
                <w:szCs w:val="20"/>
              </w:rPr>
              <w:t>35</w:t>
            </w:r>
          </w:p>
          <w:p w:rsidRPr="003E1A20" w:rsidR="00F32E4E" w:rsidP="00AE5524" w:rsidRDefault="00F32E4E" w14:paraId="0DE6A42D" w14:textId="77777777">
            <w:pPr>
              <w:widowControl w:val="0"/>
              <w:jc w:val="right"/>
              <w:rPr>
                <w:sz w:val="20"/>
                <w:szCs w:val="20"/>
              </w:rPr>
            </w:pPr>
          </w:p>
        </w:tc>
        <w:tc>
          <w:tcPr>
            <w:tcW w:w="196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F32E4E" w:rsidP="00AE5524" w:rsidRDefault="008377DD" w14:paraId="38EB414B" w14:textId="48A908A7">
            <w:pPr>
              <w:widowControl w:val="0"/>
              <w:jc w:val="right"/>
              <w:rPr>
                <w:sz w:val="20"/>
                <w:szCs w:val="20"/>
              </w:rPr>
            </w:pPr>
            <w:r>
              <w:rPr>
                <w:sz w:val="20"/>
                <w:szCs w:val="20"/>
              </w:rPr>
              <w:t>Next highest score, tie break with rank</w:t>
            </w:r>
          </w:p>
        </w:tc>
      </w:tr>
      <w:tr w:rsidRPr="001C5B4E" w:rsidR="00F32E4E" w:rsidTr="7C15921F" w14:paraId="295386CA" w14:textId="29C92227">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F32E4E" w:rsidP="00AE5524" w:rsidRDefault="00F32E4E" w14:paraId="5FDCF074" w14:textId="77777777">
            <w:pPr>
              <w:widowControl w:val="0"/>
            </w:pPr>
            <w:r>
              <w:t>3</w:t>
            </w:r>
            <w:r w:rsidRPr="001C1350">
              <w:rPr>
                <w:vertAlign w:val="superscript"/>
              </w:rPr>
              <w:t>rd</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3E1A20" w:rsidR="00F32E4E" w:rsidP="00AE5524" w:rsidRDefault="00F32E4E" w14:paraId="3A018156" w14:textId="77777777">
            <w:pPr>
              <w:widowControl w:val="0"/>
              <w:rPr>
                <w:bCs/>
                <w:strike/>
                <w:sz w:val="20"/>
                <w:szCs w:val="20"/>
              </w:rPr>
            </w:pPr>
            <w:r w:rsidRPr="009B5327">
              <w:t xml:space="preserve">Speed and accuracy </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1C5B4E" w:rsidR="00F32E4E" w:rsidP="00AE5524" w:rsidRDefault="0012666E" w14:paraId="66CB88FF" w14:textId="143A9262">
            <w:pPr>
              <w:widowControl w:val="0"/>
              <w:jc w:val="right"/>
              <w:rPr>
                <w:sz w:val="20"/>
                <w:szCs w:val="20"/>
              </w:rPr>
            </w:pPr>
            <w:r>
              <w:rPr>
                <w:sz w:val="20"/>
                <w:szCs w:val="20"/>
              </w:rPr>
              <w:t>30</w:t>
            </w:r>
          </w:p>
        </w:tc>
        <w:tc>
          <w:tcPr>
            <w:tcW w:w="196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F32E4E" w:rsidP="00AE5524" w:rsidRDefault="00D922F9" w14:paraId="243009FC" w14:textId="671207F7">
            <w:pPr>
              <w:widowControl w:val="0"/>
              <w:jc w:val="right"/>
              <w:rPr>
                <w:sz w:val="20"/>
                <w:szCs w:val="20"/>
              </w:rPr>
            </w:pPr>
            <w:r>
              <w:rPr>
                <w:sz w:val="20"/>
                <w:szCs w:val="20"/>
              </w:rPr>
              <w:t xml:space="preserve">Next highest score, tie break with rank </w:t>
            </w:r>
          </w:p>
        </w:tc>
      </w:tr>
      <w:tr w:rsidR="00F32E4E" w:rsidTr="7C15921F" w14:paraId="21336FDB" w14:textId="3918922A">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F32E4E" w:rsidP="00AE5524" w:rsidRDefault="00F32E4E" w14:paraId="0466B94B" w14:textId="77777777">
            <w:pPr>
              <w:widowControl w:val="0"/>
            </w:pPr>
            <w:r>
              <w:t>4</w:t>
            </w:r>
            <w:r w:rsidRPr="001C1350">
              <w:rPr>
                <w:vertAlign w:val="superscript"/>
              </w:rPr>
              <w:t>th</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F32E4E" w:rsidP="00AE5524" w:rsidRDefault="00F32E4E" w14:paraId="73DF37C7" w14:textId="37F5643E">
            <w:pPr>
              <w:widowControl w:val="0"/>
              <w:rPr>
                <w:bCs/>
                <w:sz w:val="20"/>
                <w:szCs w:val="20"/>
              </w:rPr>
            </w:pPr>
            <w:r w:rsidRPr="009B5327">
              <w:t>C</w:t>
            </w:r>
            <w:r w:rsidR="0012666E">
              <w:t>ommunication</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F32E4E" w:rsidP="00AE5524" w:rsidRDefault="00F32E4E" w14:paraId="556BBCB6" w14:textId="77777777">
            <w:pPr>
              <w:widowControl w:val="0"/>
              <w:jc w:val="right"/>
              <w:rPr>
                <w:sz w:val="20"/>
                <w:szCs w:val="20"/>
              </w:rPr>
            </w:pPr>
            <w:r>
              <w:rPr>
                <w:sz w:val="20"/>
                <w:szCs w:val="20"/>
              </w:rPr>
              <w:t>25</w:t>
            </w:r>
          </w:p>
        </w:tc>
        <w:tc>
          <w:tcPr>
            <w:tcW w:w="196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F32E4E" w:rsidP="00AE5524" w:rsidRDefault="00D922F9" w14:paraId="7EAC335D" w14:textId="20188F4E">
            <w:pPr>
              <w:widowControl w:val="0"/>
              <w:jc w:val="right"/>
              <w:rPr>
                <w:sz w:val="20"/>
                <w:szCs w:val="20"/>
              </w:rPr>
            </w:pPr>
            <w:r>
              <w:rPr>
                <w:sz w:val="20"/>
                <w:szCs w:val="20"/>
              </w:rPr>
              <w:t>Next highest score tie break with rank</w:t>
            </w:r>
          </w:p>
        </w:tc>
      </w:tr>
      <w:tr w:rsidR="00F32E4E" w:rsidTr="7C15921F" w14:paraId="358AC3E8" w14:textId="0DF16A85">
        <w:trPr>
          <w:trHeight w:val="315"/>
          <w:jc w:val="center"/>
        </w:trPr>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Pr="009B5327" w:rsidR="00F32E4E" w:rsidP="00AE5524" w:rsidRDefault="00F32E4E" w14:paraId="4D56E0F3" w14:textId="77777777">
            <w:pPr>
              <w:widowControl w:val="0"/>
            </w:pPr>
            <w:r>
              <w:t>5</w:t>
            </w:r>
            <w:r w:rsidRPr="001C1350">
              <w:rPr>
                <w:vertAlign w:val="superscript"/>
              </w:rPr>
              <w:t>th</w:t>
            </w:r>
            <w:r>
              <w:t xml:space="preserve"> Ability</w:t>
            </w:r>
          </w:p>
        </w:tc>
        <w:tc>
          <w:tcPr>
            <w:tcW w:w="2119"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Pr="00F92BD0" w:rsidR="00F32E4E" w:rsidP="00AE5524" w:rsidRDefault="0012666E" w14:paraId="1900B38E" w14:textId="5902FA8E">
            <w:pPr>
              <w:widowControl w:val="0"/>
              <w:rPr>
                <w:bCs/>
                <w:sz w:val="20"/>
                <w:szCs w:val="20"/>
              </w:rPr>
            </w:pPr>
            <w:r>
              <w:rPr>
                <w:bCs/>
                <w:sz w:val="20"/>
                <w:szCs w:val="20"/>
              </w:rPr>
              <w:t>Decision Making</w:t>
            </w:r>
          </w:p>
        </w:tc>
        <w:tc>
          <w:tcPr>
            <w:tcW w:w="88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Mar>
              <w:top w:w="40" w:type="dxa"/>
              <w:left w:w="40" w:type="dxa"/>
              <w:bottom w:w="40" w:type="dxa"/>
              <w:right w:w="40" w:type="dxa"/>
            </w:tcMar>
          </w:tcPr>
          <w:p w:rsidR="00F32E4E" w:rsidP="00AE5524" w:rsidRDefault="00F32E4E" w14:paraId="4AF509EE" w14:textId="77777777">
            <w:pPr>
              <w:widowControl w:val="0"/>
              <w:jc w:val="right"/>
              <w:rPr>
                <w:sz w:val="20"/>
                <w:szCs w:val="20"/>
              </w:rPr>
            </w:pPr>
            <w:r>
              <w:rPr>
                <w:sz w:val="20"/>
                <w:szCs w:val="20"/>
              </w:rPr>
              <w:t>25</w:t>
            </w:r>
          </w:p>
        </w:tc>
        <w:tc>
          <w:tcPr>
            <w:tcW w:w="1961" w:type="dxa"/>
            <w:tcBorders>
              <w:top w:val="single" w:color="CCCCCC" w:sz="6" w:space="0"/>
              <w:left w:val="single" w:color="CCCCCC" w:sz="6" w:space="0"/>
              <w:bottom w:val="single" w:color="CCCCCC" w:sz="6" w:space="0"/>
              <w:right w:val="single" w:color="CCCCCC" w:sz="6" w:space="0"/>
            </w:tcBorders>
            <w:shd w:val="clear" w:color="auto" w:fill="D6E3BC" w:themeFill="accent3" w:themeFillTint="66"/>
          </w:tcPr>
          <w:p w:rsidR="00F32E4E" w:rsidP="00AE5524" w:rsidRDefault="00D922F9" w14:paraId="01902F09" w14:textId="541E0C0D">
            <w:pPr>
              <w:widowControl w:val="0"/>
              <w:jc w:val="right"/>
              <w:rPr>
                <w:sz w:val="20"/>
                <w:szCs w:val="20"/>
              </w:rPr>
            </w:pPr>
            <w:r>
              <w:rPr>
                <w:sz w:val="20"/>
                <w:szCs w:val="20"/>
              </w:rPr>
              <w:t>Next highest score</w:t>
            </w:r>
          </w:p>
        </w:tc>
      </w:tr>
    </w:tbl>
    <w:p w:rsidR="00D43895" w:rsidP="00AE5524" w:rsidRDefault="00D43895" w14:paraId="5AE7AB9D" w14:textId="77777777"/>
    <w:p w:rsidR="00D240F2" w:rsidP="00AE5524" w:rsidRDefault="00D240F2" w14:paraId="16EE5E8F" w14:textId="77777777"/>
    <w:p w:rsidR="00D676C8" w:rsidP="00AE5524" w:rsidRDefault="00D676C8" w14:paraId="5C983A1B" w14:textId="0776F839">
      <w:r>
        <w:t>Explanation</w:t>
      </w:r>
      <w:r w:rsidR="0021450F">
        <w:t xml:space="preserve"> and Recap</w:t>
      </w:r>
    </w:p>
    <w:p w:rsidR="0021450F" w:rsidP="00AE5524" w:rsidRDefault="0021450F" w14:paraId="49D9CAA0" w14:textId="77777777">
      <w:pPr>
        <w:pStyle w:val="ListParagraph"/>
        <w:numPr>
          <w:ilvl w:val="0"/>
          <w:numId w:val="16"/>
        </w:numPr>
      </w:pPr>
      <w:r>
        <w:t>Arrange Ability score in descending order.</w:t>
      </w:r>
    </w:p>
    <w:p w:rsidR="00D676C8" w:rsidP="00AE5524" w:rsidRDefault="00D676C8" w14:paraId="44BFAE28" w14:textId="6AC95BF6">
      <w:pPr>
        <w:pStyle w:val="ListParagraph"/>
        <w:numPr>
          <w:ilvl w:val="0"/>
          <w:numId w:val="16"/>
        </w:numPr>
      </w:pPr>
      <w:r w:rsidRPr="7C15921F">
        <w:rPr>
          <w:lang w:val="en-US"/>
        </w:rPr>
        <w:t>Look at highest score</w:t>
      </w:r>
      <w:r w:rsidRPr="7C15921F" w:rsidR="009C0EB5">
        <w:rPr>
          <w:lang w:val="en-US"/>
        </w:rPr>
        <w:t>.</w:t>
      </w:r>
    </w:p>
    <w:p w:rsidR="00430760" w:rsidP="00AE5524" w:rsidRDefault="00430760" w14:paraId="54E94EFD" w14:textId="252872E2">
      <w:pPr>
        <w:pStyle w:val="ListParagraph"/>
        <w:numPr>
          <w:ilvl w:val="0"/>
          <w:numId w:val="16"/>
        </w:numPr>
      </w:pPr>
      <w:r>
        <w:t>If High score ties, look at ranking of ability</w:t>
      </w:r>
      <w:r w:rsidR="009C0EB5">
        <w:t>.</w:t>
      </w:r>
    </w:p>
    <w:p w:rsidR="00430760" w:rsidP="00AE5524" w:rsidRDefault="00430760" w14:paraId="654D174D" w14:textId="7CC82460">
      <w:pPr>
        <w:pStyle w:val="ListParagraph"/>
        <w:numPr>
          <w:ilvl w:val="0"/>
          <w:numId w:val="16"/>
        </w:numPr>
      </w:pPr>
      <w:r w:rsidRPr="7C15921F">
        <w:rPr>
          <w:lang w:val="en-US"/>
        </w:rPr>
        <w:t xml:space="preserve">Then go to next </w:t>
      </w:r>
      <w:r w:rsidRPr="7C15921F" w:rsidR="009C0EB5">
        <w:rPr>
          <w:lang w:val="en-US"/>
        </w:rPr>
        <w:t>highest score in sequence.</w:t>
      </w:r>
    </w:p>
    <w:p w:rsidR="0021450F" w:rsidP="00AE5524" w:rsidRDefault="0021450F" w14:paraId="439517D2" w14:textId="77777777"/>
    <w:p w:rsidR="002A1F72" w:rsidP="00AE5524" w:rsidRDefault="002A1F72" w14:paraId="77B836F5" w14:textId="160ADCF8">
      <w:r>
        <w:br w:type="page"/>
      </w:r>
    </w:p>
    <w:p w:rsidR="0021450F" w:rsidP="00AE5524" w:rsidRDefault="002A1F72" w14:paraId="39CBD6AF" w14:textId="618DB66A">
      <w:pPr>
        <w:pStyle w:val="Heading1"/>
      </w:pPr>
      <w:r>
        <w:t>SECTION 5</w:t>
      </w:r>
    </w:p>
    <w:p w:rsidR="002A1F72" w:rsidP="00AE5524" w:rsidRDefault="002A1F72" w14:paraId="0994F933" w14:textId="6883423B">
      <w:pPr>
        <w:pStyle w:val="Heading1"/>
      </w:pPr>
      <w:r>
        <w:t>SUITABILITY INDEX</w:t>
      </w:r>
    </w:p>
    <w:p w:rsidR="001177FC" w:rsidP="00AE5524" w:rsidRDefault="003B1770" w14:paraId="5772210B" w14:textId="15162051">
      <w:r w:rsidRPr="7C15921F">
        <w:rPr>
          <w:lang w:val="en-US"/>
        </w:rPr>
        <w:t xml:space="preserve">This guide outlines the methodology for enlisting and ranking </w:t>
      </w:r>
      <w:r w:rsidRPr="7C15921F" w:rsidR="000A0F93">
        <w:rPr>
          <w:lang w:val="en-US"/>
        </w:rPr>
        <w:t xml:space="preserve">suitable </w:t>
      </w:r>
      <w:r w:rsidRPr="7C15921F" w:rsidR="00D807CF">
        <w:rPr>
          <w:lang w:val="en-US"/>
        </w:rPr>
        <w:t>pathways</w:t>
      </w:r>
      <w:r w:rsidRPr="7C15921F" w:rsidR="000A0F93">
        <w:rPr>
          <w:lang w:val="en-US"/>
        </w:rPr>
        <w:t xml:space="preserve"> based on personality and ability of the child. </w:t>
      </w:r>
    </w:p>
    <w:p w:rsidR="003B1770" w:rsidP="00AE5524" w:rsidRDefault="005B6F5D" w14:paraId="181255E3" w14:textId="630892A3">
      <w:r>
        <w:t xml:space="preserve">Summary </w:t>
      </w:r>
      <w:r w:rsidR="003E44CE">
        <w:t xml:space="preserve">of steps is </w:t>
      </w:r>
    </w:p>
    <w:p w:rsidR="003E44CE" w:rsidP="00AE5524" w:rsidRDefault="003E44CE" w14:paraId="08B8BD6F" w14:textId="12230C53"/>
    <w:p w:rsidR="002A1F72" w:rsidP="00AE5524" w:rsidRDefault="003E44CE" w14:paraId="64F809B0" w14:textId="39F1F971">
      <w:pPr>
        <w:pStyle w:val="ListParagraph"/>
        <w:numPr>
          <w:ilvl w:val="0"/>
          <w:numId w:val="17"/>
        </w:numPr>
      </w:pPr>
      <w:r w:rsidRPr="7C15921F">
        <w:rPr>
          <w:lang w:val="en-US"/>
        </w:rPr>
        <w:t xml:space="preserve">Step 1: Take </w:t>
      </w:r>
      <w:r w:rsidRPr="7C15921F" w:rsidR="0057612F">
        <w:rPr>
          <w:lang w:val="en-US"/>
        </w:rPr>
        <w:t>top 3 personalities identified in Section 1.</w:t>
      </w:r>
    </w:p>
    <w:p w:rsidR="0057612F" w:rsidP="00AE5524" w:rsidRDefault="0057612F" w14:paraId="6AF0A00B" w14:textId="12FB30B5">
      <w:pPr>
        <w:pStyle w:val="ListParagraph"/>
        <w:numPr>
          <w:ilvl w:val="0"/>
          <w:numId w:val="17"/>
        </w:numPr>
      </w:pPr>
      <w:r w:rsidRPr="7C15921F">
        <w:rPr>
          <w:lang w:val="en-US"/>
        </w:rPr>
        <w:t>Step 2: Take top 5 abilities identified in Section 4.</w:t>
      </w:r>
    </w:p>
    <w:p w:rsidR="0057612F" w:rsidP="00AE5524" w:rsidRDefault="0057612F" w14:paraId="0A7CAC23" w14:textId="4B7BABCC">
      <w:pPr>
        <w:pStyle w:val="ListParagraph"/>
        <w:numPr>
          <w:ilvl w:val="0"/>
          <w:numId w:val="17"/>
        </w:numPr>
      </w:pPr>
      <w:r w:rsidRPr="7C15921F">
        <w:rPr>
          <w:lang w:val="en-US"/>
        </w:rPr>
        <w:t xml:space="preserve">Step 3: </w:t>
      </w:r>
      <w:r w:rsidRPr="7C15921F" w:rsidR="00E92E62">
        <w:rPr>
          <w:lang w:val="en-US"/>
        </w:rPr>
        <w:t xml:space="preserve">Filter </w:t>
      </w:r>
      <w:r w:rsidRPr="7C15921F" w:rsidR="00D807CF">
        <w:rPr>
          <w:lang w:val="en-US"/>
        </w:rPr>
        <w:t>pathways which have top 3 personalities as first letter of the code.</w:t>
      </w:r>
    </w:p>
    <w:p w:rsidR="00C32BA9" w:rsidP="00AE5524" w:rsidRDefault="00BF77D0" w14:paraId="099C86A8" w14:textId="4CA6BBFA">
      <w:pPr>
        <w:pStyle w:val="ListParagraph"/>
        <w:numPr>
          <w:ilvl w:val="0"/>
          <w:numId w:val="17"/>
        </w:numPr>
      </w:pPr>
      <w:r>
        <w:t>Step 4: Decide Suitab</w:t>
      </w:r>
      <w:r w:rsidR="00435429">
        <w:t>le pathways</w:t>
      </w:r>
      <w:r>
        <w:t xml:space="preserve"> based </w:t>
      </w:r>
      <w:r w:rsidR="00435429">
        <w:t>on</w:t>
      </w:r>
    </w:p>
    <w:p w:rsidR="00283042" w:rsidP="00AE5524" w:rsidRDefault="00435429" w14:paraId="25539BCB" w14:textId="11F83B27">
      <w:pPr>
        <w:pStyle w:val="ListParagraph"/>
        <w:numPr>
          <w:ilvl w:val="1"/>
          <w:numId w:val="17"/>
        </w:numPr>
      </w:pPr>
      <w:r>
        <w:t xml:space="preserve">Order sequence </w:t>
      </w:r>
      <w:r w:rsidR="00283042">
        <w:t>of personality traits</w:t>
      </w:r>
    </w:p>
    <w:p w:rsidR="00283042" w:rsidP="00AE5524" w:rsidRDefault="00283042" w14:paraId="614B7680" w14:textId="77777777">
      <w:pPr>
        <w:pStyle w:val="ListParagraph"/>
        <w:numPr>
          <w:ilvl w:val="1"/>
          <w:numId w:val="17"/>
        </w:numPr>
      </w:pPr>
      <w:r>
        <w:t>N</w:t>
      </w:r>
      <w:r w:rsidR="00BF77D0">
        <w:t xml:space="preserve">umber </w:t>
      </w:r>
      <w:r>
        <w:t>of abilities</w:t>
      </w:r>
    </w:p>
    <w:p w:rsidR="00D807CF" w:rsidP="00AE5524" w:rsidRDefault="00283042" w14:paraId="13EC0A09" w14:textId="0450CAEF">
      <w:pPr>
        <w:pStyle w:val="ListParagraph"/>
        <w:numPr>
          <w:ilvl w:val="1"/>
          <w:numId w:val="17"/>
        </w:numPr>
      </w:pPr>
      <w:r w:rsidRPr="7C15921F">
        <w:rPr>
          <w:lang w:val="en-US"/>
        </w:rPr>
        <w:t>R</w:t>
      </w:r>
      <w:r w:rsidRPr="7C15921F" w:rsidR="00CD2108">
        <w:rPr>
          <w:lang w:val="en-US"/>
        </w:rPr>
        <w:t>ank of the ability.</w:t>
      </w:r>
    </w:p>
    <w:p w:rsidR="00F92899" w:rsidP="00AE5524" w:rsidRDefault="00F92899" w14:paraId="0A06938C" w14:textId="2DCBE89A">
      <w:pPr>
        <w:pStyle w:val="ListParagraph"/>
        <w:numPr>
          <w:ilvl w:val="0"/>
          <w:numId w:val="17"/>
        </w:numPr>
      </w:pPr>
      <w:r w:rsidRPr="7C15921F">
        <w:rPr>
          <w:lang w:val="en-US"/>
        </w:rPr>
        <w:t xml:space="preserve">Step 5: Stop after you find </w:t>
      </w:r>
      <w:r w:rsidRPr="7C15921F" w:rsidR="00AD763E">
        <w:rPr>
          <w:lang w:val="en-US"/>
        </w:rPr>
        <w:t>3 most suited (green), 3 moderate suited (orange) and least suited 3 (red) pathways</w:t>
      </w:r>
      <w:r w:rsidRPr="7C15921F">
        <w:rPr>
          <w:lang w:val="en-US"/>
        </w:rPr>
        <w:t>.</w:t>
      </w:r>
    </w:p>
    <w:p w:rsidR="0012023F" w:rsidP="00AE5524" w:rsidRDefault="0012023F" w14:paraId="289DE751" w14:textId="77777777"/>
    <w:p w:rsidR="00915815" w:rsidP="00AE5524" w:rsidRDefault="00915815" w14:paraId="1C7606E7" w14:textId="02847D70"/>
    <w:p w:rsidR="00353C4A" w:rsidP="00AE5524" w:rsidRDefault="00353C4A" w14:paraId="183A16EF" w14:textId="7DD573F7">
      <w:pPr>
        <w:pStyle w:val="Heading2"/>
      </w:pPr>
      <w:r>
        <w:t>Mapping table</w:t>
      </w:r>
    </w:p>
    <w:p w:rsidR="00D11BAB" w:rsidP="00AE5524" w:rsidRDefault="00D11BAB" w14:paraId="6A9E06D7" w14:textId="1ABB22FD">
      <w:pPr>
        <w:sectPr w:rsidR="00D11BAB">
          <w:pgSz w:w="12240" w:h="15840" w:orient="portrait"/>
          <w:pgMar w:top="1440" w:right="1440" w:bottom="1440" w:left="1440" w:header="720" w:footer="720" w:gutter="0"/>
          <w:pgNumType w:start="1"/>
          <w:cols w:space="720"/>
        </w:sectPr>
      </w:pPr>
      <w:r w:rsidRPr="7C15921F">
        <w:rPr>
          <w:lang w:val="en-US"/>
        </w:rPr>
        <w:t>Following is a mapping table needed for the process of suitability index</w:t>
      </w:r>
      <w:r w:rsidRPr="7C15921F" w:rsidR="00CB678C">
        <w:rPr>
          <w:lang w:val="en-US"/>
        </w:rPr>
        <w:t>.</w:t>
      </w:r>
    </w:p>
    <w:p w:rsidR="006E42D8" w:rsidP="00AE5524" w:rsidRDefault="006E42D8" w14:paraId="7B0D1161" w14:textId="22AD6F78"/>
    <w:tbl>
      <w:tblPr>
        <w:tblStyle w:val="GridTable4-Accent1"/>
        <w:tblW w:w="5182" w:type="pct"/>
        <w:tblLook w:val="06A0" w:firstRow="1" w:lastRow="0" w:firstColumn="1" w:lastColumn="0" w:noHBand="1" w:noVBand="1"/>
      </w:tblPr>
      <w:tblGrid>
        <w:gridCol w:w="399"/>
        <w:gridCol w:w="3726"/>
        <w:gridCol w:w="445"/>
        <w:gridCol w:w="445"/>
        <w:gridCol w:w="445"/>
        <w:gridCol w:w="944"/>
        <w:gridCol w:w="945"/>
        <w:gridCol w:w="945"/>
        <w:gridCol w:w="945"/>
        <w:gridCol w:w="945"/>
        <w:gridCol w:w="945"/>
        <w:gridCol w:w="945"/>
        <w:gridCol w:w="945"/>
        <w:gridCol w:w="945"/>
        <w:gridCol w:w="950"/>
      </w:tblGrid>
      <w:tr w:rsidRPr="005A041C" w:rsidR="00685E90" w:rsidTr="006957E9" w14:paraId="32782FAF"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33" w:type="pct"/>
          </w:tcPr>
          <w:p w:rsidRPr="005A041C" w:rsidR="00810DE0" w:rsidP="00AE5524" w:rsidRDefault="00810DE0" w14:paraId="69E084E8" w14:textId="77777777">
            <w:pPr>
              <w:rPr>
                <w:rFonts w:ascii="Calibri" w:hAnsi="Calibri" w:eastAsia="Times New Roman" w:cs="Calibri"/>
                <w:color w:val="000000"/>
                <w:lang w:val="en-IN"/>
              </w:rPr>
            </w:pPr>
          </w:p>
        </w:tc>
        <w:tc>
          <w:tcPr>
            <w:tcW w:w="1241" w:type="pct"/>
            <w:noWrap/>
            <w:hideMark/>
          </w:tcPr>
          <w:p w:rsidRPr="005A041C" w:rsidR="00810DE0" w:rsidP="00AE5524" w:rsidRDefault="00EC56F5" w14:paraId="5C22CE58" w14:textId="7E2D4486">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148" w:type="pct"/>
            <w:noWrap/>
            <w:hideMark/>
          </w:tcPr>
          <w:p w:rsidRPr="005A041C" w:rsidR="00810DE0" w:rsidP="00AE5524" w:rsidRDefault="00810DE0" w14:paraId="3E52F709" w14:textId="486B5711">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148" w:type="pct"/>
            <w:noWrap/>
            <w:hideMark/>
          </w:tcPr>
          <w:p w:rsidRPr="005A041C" w:rsidR="00810DE0" w:rsidP="00AE5524" w:rsidRDefault="00810DE0" w14:paraId="0FDBF1C9" w14:textId="4A58097D">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148" w:type="pct"/>
            <w:noWrap/>
            <w:hideMark/>
          </w:tcPr>
          <w:p w:rsidRPr="005A041C" w:rsidR="00810DE0" w:rsidP="00AE5524" w:rsidRDefault="00810DE0" w14:paraId="03D75383" w14:textId="5639657E">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318" w:type="pct"/>
            <w:noWrap/>
            <w:hideMark/>
          </w:tcPr>
          <w:p w:rsidRPr="005A041C" w:rsidR="00810DE0" w:rsidP="00AE5524" w:rsidRDefault="00810DE0" w14:paraId="76AB717F" w14:textId="2F6A30D3">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sidR="00FF665B">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1</w:t>
            </w:r>
          </w:p>
        </w:tc>
        <w:tc>
          <w:tcPr>
            <w:tcW w:w="318" w:type="pct"/>
            <w:noWrap/>
            <w:hideMark/>
          </w:tcPr>
          <w:p w:rsidRPr="005A041C" w:rsidR="00810DE0" w:rsidP="00AE5524" w:rsidRDefault="00810DE0" w14:paraId="2A2E1C16" w14:textId="17DFD3BD">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sidR="00FF665B">
              <w:rPr>
                <w:rFonts w:ascii="Calibri" w:hAnsi="Calibri" w:eastAsia="Times New Roman" w:cs="Calibri"/>
                <w:color w:val="000000"/>
                <w:lang w:val="en-IN"/>
              </w:rPr>
              <w:t xml:space="preserve">b </w:t>
            </w:r>
            <w:r w:rsidRPr="005A041C">
              <w:rPr>
                <w:rFonts w:ascii="Calibri" w:hAnsi="Calibri" w:eastAsia="Times New Roman" w:cs="Calibri"/>
                <w:color w:val="000000"/>
                <w:lang w:val="en-IN"/>
              </w:rPr>
              <w:t>2</w:t>
            </w:r>
          </w:p>
        </w:tc>
        <w:tc>
          <w:tcPr>
            <w:tcW w:w="318" w:type="pct"/>
            <w:noWrap/>
            <w:hideMark/>
          </w:tcPr>
          <w:p w:rsidRPr="005A041C" w:rsidR="00810DE0" w:rsidP="00AE5524" w:rsidRDefault="00810DE0" w14:paraId="45F830B6" w14:textId="00CABF46">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sidR="00FF665B">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3</w:t>
            </w:r>
          </w:p>
        </w:tc>
        <w:tc>
          <w:tcPr>
            <w:tcW w:w="318" w:type="pct"/>
            <w:noWrap/>
            <w:hideMark/>
          </w:tcPr>
          <w:p w:rsidRPr="005A041C" w:rsidR="00810DE0" w:rsidP="00AE5524" w:rsidRDefault="00810DE0" w14:paraId="5D71A336" w14:textId="7D188A16">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4</w:t>
            </w:r>
          </w:p>
        </w:tc>
        <w:tc>
          <w:tcPr>
            <w:tcW w:w="318" w:type="pct"/>
            <w:noWrap/>
            <w:hideMark/>
          </w:tcPr>
          <w:p w:rsidRPr="005A041C" w:rsidR="00810DE0" w:rsidP="00AE5524" w:rsidRDefault="00810DE0" w14:paraId="6B8F3A70" w14:textId="31766DE6">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5</w:t>
            </w:r>
          </w:p>
        </w:tc>
        <w:tc>
          <w:tcPr>
            <w:tcW w:w="318" w:type="pct"/>
            <w:noWrap/>
            <w:hideMark/>
          </w:tcPr>
          <w:p w:rsidRPr="005A041C" w:rsidR="00810DE0" w:rsidP="00AE5524" w:rsidRDefault="00810DE0" w14:paraId="70C1C323" w14:textId="2762D1F8">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318" w:type="pct"/>
            <w:noWrap/>
            <w:hideMark/>
          </w:tcPr>
          <w:p w:rsidRPr="005A041C" w:rsidR="00810DE0" w:rsidP="00AE5524" w:rsidRDefault="00810DE0" w14:paraId="5467F7A5" w14:textId="151DE08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c>
          <w:tcPr>
            <w:tcW w:w="318" w:type="pct"/>
            <w:noWrap/>
            <w:hideMark/>
          </w:tcPr>
          <w:p w:rsidRPr="005A041C" w:rsidR="00810DE0" w:rsidP="00AE5524" w:rsidRDefault="00810DE0" w14:paraId="33945E5E" w14:textId="363B4ED2">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8</w:t>
            </w:r>
          </w:p>
        </w:tc>
        <w:tc>
          <w:tcPr>
            <w:tcW w:w="318" w:type="pct"/>
            <w:noWrap/>
            <w:hideMark/>
          </w:tcPr>
          <w:p w:rsidRPr="005A041C" w:rsidR="00810DE0" w:rsidP="00AE5524" w:rsidRDefault="00810DE0" w14:paraId="5DF5056D" w14:textId="1C4B9579">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9</w:t>
            </w:r>
          </w:p>
        </w:tc>
        <w:tc>
          <w:tcPr>
            <w:tcW w:w="320" w:type="pct"/>
            <w:noWrap/>
            <w:hideMark/>
          </w:tcPr>
          <w:p w:rsidRPr="005A041C" w:rsidR="00810DE0" w:rsidP="00AE5524" w:rsidRDefault="00810DE0" w14:paraId="1BDE192A" w14:textId="1AB20BDD">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10</w:t>
            </w:r>
          </w:p>
        </w:tc>
      </w:tr>
      <w:tr w:rsidRPr="005A041C" w:rsidR="00685E90" w:rsidTr="006957E9" w14:paraId="1857CA2A"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547288AD" w14:textId="6DA0300E">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w:t>
            </w:r>
          </w:p>
        </w:tc>
        <w:tc>
          <w:tcPr>
            <w:tcW w:w="1241" w:type="pct"/>
            <w:noWrap/>
            <w:hideMark/>
          </w:tcPr>
          <w:p w:rsidRPr="005A041C" w:rsidR="00810DE0" w:rsidP="00AE5524" w:rsidRDefault="00810DE0" w14:paraId="47CA14BB" w14:textId="3DCF4ABA">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Architecture</w:t>
            </w:r>
          </w:p>
        </w:tc>
        <w:tc>
          <w:tcPr>
            <w:tcW w:w="148" w:type="pct"/>
            <w:noWrap/>
            <w:hideMark/>
          </w:tcPr>
          <w:p w:rsidRPr="00443E4E" w:rsidR="00810DE0" w:rsidP="00AE5524" w:rsidRDefault="00810DE0" w14:paraId="2E8A20B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A</w:t>
            </w:r>
          </w:p>
        </w:tc>
        <w:tc>
          <w:tcPr>
            <w:tcW w:w="148" w:type="pct"/>
            <w:noWrap/>
            <w:hideMark/>
          </w:tcPr>
          <w:p w:rsidRPr="00443E4E" w:rsidR="00810DE0" w:rsidP="00AE5524" w:rsidRDefault="00810DE0" w14:paraId="041559E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4226DBD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318" w:type="pct"/>
            <w:noWrap/>
            <w:hideMark/>
          </w:tcPr>
          <w:p w:rsidRPr="008B47B5" w:rsidR="00810DE0" w:rsidP="00AE5524" w:rsidRDefault="00810DE0" w14:paraId="67CBC62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0F7DAF3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5A041C" w:rsidR="00810DE0" w:rsidP="00AE5524" w:rsidRDefault="00810DE0" w14:paraId="63B7C42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1BECA04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810DE0" w:rsidP="00AE5524" w:rsidRDefault="00810DE0" w14:paraId="5FCC84C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8B47B5" w:rsidR="00810DE0" w:rsidP="00AE5524" w:rsidRDefault="00810DE0" w14:paraId="440F863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D06E18" w:rsidR="00810DE0" w:rsidP="00AE5524" w:rsidRDefault="00810DE0" w14:paraId="229D9CD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1397A7C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5A041C" w:rsidR="00810DE0" w:rsidP="00AE5524" w:rsidRDefault="00810DE0" w14:paraId="3C0D0AF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8B47B5" w:rsidR="00810DE0" w:rsidP="00AE5524" w:rsidRDefault="00810DE0" w14:paraId="5B6A4EA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r>
      <w:tr w:rsidRPr="005A041C" w:rsidR="00685E90" w:rsidTr="006957E9" w14:paraId="138FB434"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2EFA1C2C" w14:textId="35608671">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w:t>
            </w:r>
          </w:p>
        </w:tc>
        <w:tc>
          <w:tcPr>
            <w:tcW w:w="1241" w:type="pct"/>
            <w:noWrap/>
            <w:hideMark/>
          </w:tcPr>
          <w:p w:rsidRPr="005A041C" w:rsidR="00810DE0" w:rsidP="00AE5524" w:rsidRDefault="00810DE0" w14:paraId="7AF365E6" w14:textId="50D8F9F5">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Art, Design</w:t>
            </w:r>
          </w:p>
        </w:tc>
        <w:tc>
          <w:tcPr>
            <w:tcW w:w="148" w:type="pct"/>
            <w:noWrap/>
            <w:hideMark/>
          </w:tcPr>
          <w:p w:rsidRPr="00443E4E" w:rsidR="00810DE0" w:rsidP="00AE5524" w:rsidRDefault="00810DE0" w14:paraId="6699350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A</w:t>
            </w:r>
          </w:p>
        </w:tc>
        <w:tc>
          <w:tcPr>
            <w:tcW w:w="148" w:type="pct"/>
            <w:noWrap/>
            <w:hideMark/>
          </w:tcPr>
          <w:p w:rsidRPr="00443E4E" w:rsidR="00810DE0" w:rsidP="00AE5524" w:rsidRDefault="00810DE0" w14:paraId="1E94D70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148" w:type="pct"/>
            <w:noWrap/>
            <w:hideMark/>
          </w:tcPr>
          <w:p w:rsidRPr="00443E4E" w:rsidR="00810DE0" w:rsidP="00AE5524" w:rsidRDefault="00810DE0" w14:paraId="4F097D2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318" w:type="pct"/>
            <w:noWrap/>
            <w:hideMark/>
          </w:tcPr>
          <w:p w:rsidRPr="008B47B5" w:rsidR="00810DE0" w:rsidP="00AE5524" w:rsidRDefault="00810DE0" w14:paraId="3A12628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8B47B5" w:rsidR="00810DE0" w:rsidP="00AE5524" w:rsidRDefault="00810DE0" w14:paraId="6E5AEBC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5</w:t>
            </w:r>
          </w:p>
        </w:tc>
        <w:tc>
          <w:tcPr>
            <w:tcW w:w="318" w:type="pct"/>
            <w:noWrap/>
            <w:hideMark/>
          </w:tcPr>
          <w:p w:rsidRPr="005A041C" w:rsidR="00810DE0" w:rsidP="00AE5524" w:rsidRDefault="00810DE0" w14:paraId="3114DCA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810DE0" w:rsidP="00AE5524" w:rsidRDefault="00810DE0" w14:paraId="0860FF8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810DE0" w:rsidP="00AE5524" w:rsidRDefault="00810DE0" w14:paraId="0C36CAB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8B47B5" w:rsidR="00810DE0" w:rsidP="00AE5524" w:rsidRDefault="00810DE0" w14:paraId="2D0C641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D06E18" w:rsidR="00810DE0" w:rsidP="00AE5524" w:rsidRDefault="00810DE0" w14:paraId="4F689F5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7BB6D14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5A041C" w:rsidR="00810DE0" w:rsidP="00AE5524" w:rsidRDefault="00810DE0" w14:paraId="2F86B15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8B47B5" w:rsidR="00810DE0" w:rsidP="00AE5524" w:rsidRDefault="00810DE0" w14:paraId="5D4DFA7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r>
      <w:tr w:rsidRPr="005A041C" w:rsidR="00685E90" w:rsidTr="006957E9" w14:paraId="48322545"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3107B001" w14:textId="5312728B">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3</w:t>
            </w:r>
          </w:p>
        </w:tc>
        <w:tc>
          <w:tcPr>
            <w:tcW w:w="1241" w:type="pct"/>
            <w:noWrap/>
            <w:hideMark/>
          </w:tcPr>
          <w:p w:rsidRPr="005A041C" w:rsidR="00810DE0" w:rsidP="00AE5524" w:rsidRDefault="00810DE0" w14:paraId="0B00EF1C" w14:textId="5D7D753E">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Entertainment and Mass Media </w:t>
            </w:r>
          </w:p>
        </w:tc>
        <w:tc>
          <w:tcPr>
            <w:tcW w:w="148" w:type="pct"/>
            <w:noWrap/>
            <w:hideMark/>
          </w:tcPr>
          <w:p w:rsidRPr="00443E4E" w:rsidR="00810DE0" w:rsidP="00AE5524" w:rsidRDefault="00810DE0" w14:paraId="3DE1ABD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A</w:t>
            </w:r>
          </w:p>
        </w:tc>
        <w:tc>
          <w:tcPr>
            <w:tcW w:w="148" w:type="pct"/>
            <w:noWrap/>
            <w:hideMark/>
          </w:tcPr>
          <w:p w:rsidRPr="00443E4E" w:rsidR="00810DE0" w:rsidP="00AE5524" w:rsidRDefault="00810DE0" w14:paraId="158A001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148" w:type="pct"/>
            <w:noWrap/>
            <w:hideMark/>
          </w:tcPr>
          <w:p w:rsidRPr="00443E4E" w:rsidR="00810DE0" w:rsidP="00AE5524" w:rsidRDefault="00810DE0" w14:paraId="6A3259E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318" w:type="pct"/>
            <w:noWrap/>
            <w:hideMark/>
          </w:tcPr>
          <w:p w:rsidRPr="008B47B5" w:rsidR="00810DE0" w:rsidP="00AE5524" w:rsidRDefault="00810DE0" w14:paraId="28AFF42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8B47B5" w:rsidR="00810DE0" w:rsidP="00AE5524" w:rsidRDefault="00810DE0" w14:paraId="0136FC2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5A041C" w:rsidR="00810DE0" w:rsidP="00AE5524" w:rsidRDefault="00810DE0" w14:paraId="35731DA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810DE0" w:rsidP="00AE5524" w:rsidRDefault="00810DE0" w14:paraId="1C46960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810DE0" w:rsidP="00AE5524" w:rsidRDefault="00810DE0" w14:paraId="5AF716A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8B47B5" w:rsidR="00810DE0" w:rsidP="00AE5524" w:rsidRDefault="00810DE0" w14:paraId="542C419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5</w:t>
            </w:r>
          </w:p>
        </w:tc>
        <w:tc>
          <w:tcPr>
            <w:tcW w:w="318" w:type="pct"/>
            <w:noWrap/>
            <w:hideMark/>
          </w:tcPr>
          <w:p w:rsidRPr="00D06E18" w:rsidR="00810DE0" w:rsidP="00AE5524" w:rsidRDefault="00810DE0" w14:paraId="40DDC1B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165D13E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5A041C" w:rsidR="00810DE0" w:rsidP="00AE5524" w:rsidRDefault="00810DE0" w14:paraId="0BD11B8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8B47B5" w:rsidR="00810DE0" w:rsidP="00AE5524" w:rsidRDefault="00810DE0" w14:paraId="701A9E2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r>
      <w:tr w:rsidRPr="005A041C" w:rsidR="00685E90" w:rsidTr="006957E9" w14:paraId="69719F4A"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7A723105" w14:textId="05C12201">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4</w:t>
            </w:r>
          </w:p>
        </w:tc>
        <w:tc>
          <w:tcPr>
            <w:tcW w:w="1241" w:type="pct"/>
            <w:noWrap/>
            <w:hideMark/>
          </w:tcPr>
          <w:p w:rsidRPr="005A041C" w:rsidR="00810DE0" w:rsidP="00AE5524" w:rsidRDefault="00810DE0" w14:paraId="46CC9F82" w14:textId="407F9B36">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Management and Administration</w:t>
            </w:r>
          </w:p>
        </w:tc>
        <w:tc>
          <w:tcPr>
            <w:tcW w:w="148" w:type="pct"/>
            <w:noWrap/>
            <w:hideMark/>
          </w:tcPr>
          <w:p w:rsidRPr="00443E4E" w:rsidR="00810DE0" w:rsidP="00AE5524" w:rsidRDefault="00810DE0" w14:paraId="3310171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C</w:t>
            </w:r>
          </w:p>
        </w:tc>
        <w:tc>
          <w:tcPr>
            <w:tcW w:w="148" w:type="pct"/>
            <w:noWrap/>
            <w:hideMark/>
          </w:tcPr>
          <w:p w:rsidRPr="00443E4E" w:rsidR="00810DE0" w:rsidP="00AE5524" w:rsidRDefault="00810DE0" w14:paraId="0B52B78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148" w:type="pct"/>
            <w:noWrap/>
            <w:hideMark/>
          </w:tcPr>
          <w:p w:rsidRPr="00443E4E" w:rsidR="00810DE0" w:rsidP="00AE5524" w:rsidRDefault="00810DE0" w14:paraId="7F579EA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318" w:type="pct"/>
            <w:noWrap/>
            <w:hideMark/>
          </w:tcPr>
          <w:p w:rsidRPr="008B47B5" w:rsidR="00810DE0" w:rsidP="00AE5524" w:rsidRDefault="00810DE0" w14:paraId="5F6DE94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8B47B5" w:rsidR="00810DE0" w:rsidP="00AE5524" w:rsidRDefault="00810DE0" w14:paraId="169BDBD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5A041C" w:rsidR="00810DE0" w:rsidP="00AE5524" w:rsidRDefault="00810DE0" w14:paraId="744E32D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810DE0" w:rsidP="00AE5524" w:rsidRDefault="00810DE0" w14:paraId="7700D9C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810DE0" w:rsidP="00AE5524" w:rsidRDefault="00810DE0" w14:paraId="76AFEE1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8B47B5" w:rsidR="00810DE0" w:rsidP="00AE5524" w:rsidRDefault="00810DE0" w14:paraId="564D4B0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5</w:t>
            </w:r>
          </w:p>
        </w:tc>
        <w:tc>
          <w:tcPr>
            <w:tcW w:w="318" w:type="pct"/>
            <w:noWrap/>
            <w:hideMark/>
          </w:tcPr>
          <w:p w:rsidRPr="00D06E18" w:rsidR="00810DE0" w:rsidP="00AE5524" w:rsidRDefault="00810DE0" w14:paraId="6E4557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753C21D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5A041C" w:rsidR="00810DE0" w:rsidP="00AE5524" w:rsidRDefault="00810DE0" w14:paraId="1EEB5E1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8B47B5" w:rsidR="00810DE0" w:rsidP="00AE5524" w:rsidRDefault="00810DE0" w14:paraId="4684A31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r>
      <w:tr w:rsidRPr="005A041C" w:rsidR="00685E90" w:rsidTr="006957E9" w14:paraId="21B80458"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7B3CB35A" w14:textId="5D423C3B">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5</w:t>
            </w:r>
          </w:p>
        </w:tc>
        <w:tc>
          <w:tcPr>
            <w:tcW w:w="1241" w:type="pct"/>
            <w:noWrap/>
            <w:hideMark/>
          </w:tcPr>
          <w:p w:rsidRPr="005A041C" w:rsidR="00810DE0" w:rsidP="00AE5524" w:rsidRDefault="00810DE0" w14:paraId="46F8D657" w14:textId="71CA5C1D">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Banking and Finance</w:t>
            </w:r>
          </w:p>
        </w:tc>
        <w:tc>
          <w:tcPr>
            <w:tcW w:w="148" w:type="pct"/>
            <w:noWrap/>
            <w:hideMark/>
          </w:tcPr>
          <w:p w:rsidRPr="00443E4E" w:rsidR="00810DE0" w:rsidP="00AE5524" w:rsidRDefault="00810DE0" w14:paraId="5343962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C</w:t>
            </w:r>
          </w:p>
        </w:tc>
        <w:tc>
          <w:tcPr>
            <w:tcW w:w="148" w:type="pct"/>
            <w:noWrap/>
            <w:hideMark/>
          </w:tcPr>
          <w:p w:rsidRPr="00443E4E" w:rsidR="00810DE0" w:rsidP="00AE5524" w:rsidRDefault="00810DE0" w14:paraId="62E357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46A503E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318" w:type="pct"/>
            <w:noWrap/>
            <w:hideMark/>
          </w:tcPr>
          <w:p w:rsidRPr="008B47B5" w:rsidR="00810DE0" w:rsidP="00AE5524" w:rsidRDefault="00810DE0" w14:paraId="4393243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7EE0F20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5A041C" w:rsidR="00810DE0" w:rsidP="00AE5524" w:rsidRDefault="00810DE0" w14:paraId="16B2ACA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810DE0" w:rsidP="00AE5524" w:rsidRDefault="00810DE0" w14:paraId="5F97152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810DE0" w:rsidP="00AE5524" w:rsidRDefault="00810DE0" w14:paraId="42127A3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8B47B5" w:rsidR="00810DE0" w:rsidP="00AE5524" w:rsidRDefault="00810DE0" w14:paraId="59E85B8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D06E18" w:rsidR="00810DE0" w:rsidP="00AE5524" w:rsidRDefault="00810DE0" w14:paraId="420C8DC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76A7100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5A041C" w:rsidR="00810DE0" w:rsidP="00AE5524" w:rsidRDefault="00810DE0" w14:paraId="021F0AD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8B47B5" w:rsidR="00810DE0" w:rsidP="00AE5524" w:rsidRDefault="00810DE0" w14:paraId="7BEF2DA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5</w:t>
            </w:r>
          </w:p>
        </w:tc>
      </w:tr>
      <w:tr w:rsidRPr="005A041C" w:rsidR="00685E90" w:rsidTr="006957E9" w14:paraId="5F3E5CBA"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4E08847C" w14:textId="510D824B">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6</w:t>
            </w:r>
          </w:p>
        </w:tc>
        <w:tc>
          <w:tcPr>
            <w:tcW w:w="1241" w:type="pct"/>
            <w:noWrap/>
            <w:hideMark/>
          </w:tcPr>
          <w:p w:rsidRPr="005A041C" w:rsidR="00810DE0" w:rsidP="00AE5524" w:rsidRDefault="00810DE0" w14:paraId="2B8B5AE5" w14:textId="2CF85603">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LAW Studies </w:t>
            </w:r>
          </w:p>
        </w:tc>
        <w:tc>
          <w:tcPr>
            <w:tcW w:w="148" w:type="pct"/>
            <w:noWrap/>
            <w:hideMark/>
          </w:tcPr>
          <w:p w:rsidRPr="00443E4E" w:rsidR="00810DE0" w:rsidP="00AE5524" w:rsidRDefault="00810DE0" w14:paraId="1C2ABC2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C</w:t>
            </w:r>
          </w:p>
        </w:tc>
        <w:tc>
          <w:tcPr>
            <w:tcW w:w="148" w:type="pct"/>
            <w:noWrap/>
            <w:hideMark/>
          </w:tcPr>
          <w:p w:rsidRPr="00443E4E" w:rsidR="00810DE0" w:rsidP="00AE5524" w:rsidRDefault="00810DE0" w14:paraId="2E80665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0EE36A2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318" w:type="pct"/>
            <w:noWrap/>
            <w:hideMark/>
          </w:tcPr>
          <w:p w:rsidRPr="008B47B5" w:rsidR="00810DE0" w:rsidP="00AE5524" w:rsidRDefault="00810DE0" w14:paraId="456C43B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8B47B5" w:rsidR="00810DE0" w:rsidP="00AE5524" w:rsidRDefault="00810DE0" w14:paraId="656FA73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5A041C" w:rsidR="00810DE0" w:rsidP="00AE5524" w:rsidRDefault="00810DE0" w14:paraId="076FB97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810DE0" w:rsidP="00AE5524" w:rsidRDefault="00810DE0" w14:paraId="642B9A3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77C83DD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8B47B5" w:rsidR="00810DE0" w:rsidP="00AE5524" w:rsidRDefault="00810DE0" w14:paraId="57F8753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D06E18" w:rsidR="00810DE0" w:rsidP="00AE5524" w:rsidRDefault="00810DE0" w14:paraId="71B55CE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55B8E96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5A041C" w:rsidR="00810DE0" w:rsidP="00AE5524" w:rsidRDefault="00810DE0" w14:paraId="31DFAB6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8B47B5" w:rsidR="00810DE0" w:rsidP="00AE5524" w:rsidRDefault="00810DE0" w14:paraId="6CBE653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r>
      <w:tr w:rsidRPr="005A041C" w:rsidR="00685E90" w:rsidTr="006957E9" w14:paraId="0ECDD0B9"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0EC4C895" w14:textId="0E4C4F71">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7</w:t>
            </w:r>
          </w:p>
        </w:tc>
        <w:tc>
          <w:tcPr>
            <w:tcW w:w="1241" w:type="pct"/>
            <w:noWrap/>
            <w:hideMark/>
          </w:tcPr>
          <w:p w:rsidRPr="005A041C" w:rsidR="00810DE0" w:rsidP="00AE5524" w:rsidRDefault="00810DE0" w14:paraId="767832BE" w14:textId="5A050CB1">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Government and Public Administration</w:t>
            </w:r>
          </w:p>
        </w:tc>
        <w:tc>
          <w:tcPr>
            <w:tcW w:w="148" w:type="pct"/>
            <w:noWrap/>
            <w:hideMark/>
          </w:tcPr>
          <w:p w:rsidRPr="00443E4E" w:rsidR="00810DE0" w:rsidP="00AE5524" w:rsidRDefault="00810DE0" w14:paraId="7C3FA7C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C</w:t>
            </w:r>
          </w:p>
        </w:tc>
        <w:tc>
          <w:tcPr>
            <w:tcW w:w="148" w:type="pct"/>
            <w:noWrap/>
            <w:hideMark/>
          </w:tcPr>
          <w:p w:rsidRPr="00443E4E" w:rsidR="00810DE0" w:rsidP="00AE5524" w:rsidRDefault="00810DE0" w14:paraId="311511D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105AC2D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318" w:type="pct"/>
            <w:noWrap/>
            <w:hideMark/>
          </w:tcPr>
          <w:p w:rsidRPr="008B47B5" w:rsidR="00810DE0" w:rsidP="00AE5524" w:rsidRDefault="00810DE0" w14:paraId="04F0B7F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8B47B5" w:rsidR="00810DE0" w:rsidP="00AE5524" w:rsidRDefault="00810DE0" w14:paraId="21CEA27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5A041C" w:rsidR="00810DE0" w:rsidP="00AE5524" w:rsidRDefault="00810DE0" w14:paraId="0F3AEB3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810DE0" w:rsidP="00AE5524" w:rsidRDefault="00810DE0" w14:paraId="625DB9B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810DE0" w:rsidP="00AE5524" w:rsidRDefault="00810DE0" w14:paraId="40A9EE6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8B47B5" w:rsidR="00810DE0" w:rsidP="00AE5524" w:rsidRDefault="00810DE0" w14:paraId="522ADDB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D06E18" w:rsidR="00810DE0" w:rsidP="00AE5524" w:rsidRDefault="00810DE0" w14:paraId="5188DDE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0AB666C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5A041C" w:rsidR="00810DE0" w:rsidP="00AE5524" w:rsidRDefault="00810DE0" w14:paraId="1292859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8B47B5" w:rsidR="00810DE0" w:rsidP="00AE5524" w:rsidRDefault="00810DE0" w14:paraId="1A1ABCE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r>
      <w:tr w:rsidRPr="005A041C" w:rsidR="00685E90" w:rsidTr="006957E9" w14:paraId="7EDA2319"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19700B58" w14:textId="20904D83">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8</w:t>
            </w:r>
          </w:p>
        </w:tc>
        <w:tc>
          <w:tcPr>
            <w:tcW w:w="1241" w:type="pct"/>
            <w:noWrap/>
            <w:hideMark/>
          </w:tcPr>
          <w:p w:rsidRPr="005A041C" w:rsidR="00810DE0" w:rsidP="00AE5524" w:rsidRDefault="00810DE0" w14:paraId="08CD04C7" w14:textId="382909F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Marketing </w:t>
            </w:r>
          </w:p>
        </w:tc>
        <w:tc>
          <w:tcPr>
            <w:tcW w:w="148" w:type="pct"/>
            <w:noWrap/>
            <w:hideMark/>
          </w:tcPr>
          <w:p w:rsidRPr="00443E4E" w:rsidR="00810DE0" w:rsidP="00AE5524" w:rsidRDefault="00810DE0" w14:paraId="3C3D094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148" w:type="pct"/>
            <w:noWrap/>
            <w:hideMark/>
          </w:tcPr>
          <w:p w:rsidRPr="00443E4E" w:rsidR="00810DE0" w:rsidP="00AE5524" w:rsidRDefault="00810DE0" w14:paraId="0C99D17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148" w:type="pct"/>
            <w:noWrap/>
            <w:hideMark/>
          </w:tcPr>
          <w:p w:rsidRPr="00443E4E" w:rsidR="00810DE0" w:rsidP="00AE5524" w:rsidRDefault="00810DE0" w14:paraId="0405B8E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A</w:t>
            </w:r>
          </w:p>
        </w:tc>
        <w:tc>
          <w:tcPr>
            <w:tcW w:w="318" w:type="pct"/>
            <w:noWrap/>
            <w:hideMark/>
          </w:tcPr>
          <w:p w:rsidRPr="008B47B5" w:rsidR="00810DE0" w:rsidP="00AE5524" w:rsidRDefault="00810DE0" w14:paraId="6A93DE6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8B47B5" w:rsidR="00810DE0" w:rsidP="00AE5524" w:rsidRDefault="00810DE0" w14:paraId="45C8A0E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5A041C" w:rsidR="00810DE0" w:rsidP="00AE5524" w:rsidRDefault="00810DE0" w14:paraId="3CD1F60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810DE0" w:rsidP="00AE5524" w:rsidRDefault="00810DE0" w14:paraId="5DD7DC7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810DE0" w:rsidP="00AE5524" w:rsidRDefault="00810DE0" w14:paraId="3D3148A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8B47B5" w:rsidR="00810DE0" w:rsidP="00AE5524" w:rsidRDefault="00810DE0" w14:paraId="26BCE17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5</w:t>
            </w:r>
          </w:p>
        </w:tc>
        <w:tc>
          <w:tcPr>
            <w:tcW w:w="318" w:type="pct"/>
            <w:noWrap/>
            <w:hideMark/>
          </w:tcPr>
          <w:p w:rsidRPr="00D06E18" w:rsidR="00810DE0" w:rsidP="00AE5524" w:rsidRDefault="00810DE0" w14:paraId="3722984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4538B3E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5A041C" w:rsidR="00810DE0" w:rsidP="00AE5524" w:rsidRDefault="00810DE0" w14:paraId="2B5ABC8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8B47B5" w:rsidR="00810DE0" w:rsidP="00AE5524" w:rsidRDefault="00810DE0" w14:paraId="52FE3F9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r>
      <w:tr w:rsidRPr="005A041C" w:rsidR="00685E90" w:rsidTr="006957E9" w14:paraId="282FFF39"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47475960" w14:textId="5AFA5B8D">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9</w:t>
            </w:r>
          </w:p>
        </w:tc>
        <w:tc>
          <w:tcPr>
            <w:tcW w:w="1241" w:type="pct"/>
            <w:noWrap/>
            <w:hideMark/>
          </w:tcPr>
          <w:p w:rsidRPr="005A041C" w:rsidR="00810DE0" w:rsidP="00AE5524" w:rsidRDefault="00810DE0" w14:paraId="11816C79" w14:textId="484CD9AB">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Entrepreneurship</w:t>
            </w:r>
          </w:p>
        </w:tc>
        <w:tc>
          <w:tcPr>
            <w:tcW w:w="148" w:type="pct"/>
            <w:noWrap/>
            <w:hideMark/>
          </w:tcPr>
          <w:p w:rsidRPr="00443E4E" w:rsidR="00810DE0" w:rsidP="00AE5524" w:rsidRDefault="00810DE0" w14:paraId="2D2B112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148" w:type="pct"/>
            <w:noWrap/>
            <w:hideMark/>
          </w:tcPr>
          <w:p w:rsidRPr="00443E4E" w:rsidR="00810DE0" w:rsidP="00AE5524" w:rsidRDefault="00810DE0" w14:paraId="683D218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148" w:type="pct"/>
            <w:noWrap/>
            <w:hideMark/>
          </w:tcPr>
          <w:p w:rsidRPr="00443E4E" w:rsidR="00810DE0" w:rsidP="00AE5524" w:rsidRDefault="00810DE0" w14:paraId="0C3B887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318" w:type="pct"/>
            <w:noWrap/>
            <w:hideMark/>
          </w:tcPr>
          <w:p w:rsidRPr="008B47B5" w:rsidR="00810DE0" w:rsidP="00AE5524" w:rsidRDefault="00810DE0" w14:paraId="62EF09F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8B47B5" w:rsidR="00810DE0" w:rsidP="00AE5524" w:rsidRDefault="00810DE0" w14:paraId="075DD5D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5A041C" w:rsidR="00810DE0" w:rsidP="00AE5524" w:rsidRDefault="00810DE0" w14:paraId="35E1912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810DE0" w:rsidP="00AE5524" w:rsidRDefault="00810DE0" w14:paraId="2989EB7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810DE0" w:rsidP="00AE5524" w:rsidRDefault="00810DE0" w14:paraId="2B1B28D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8B47B5" w:rsidR="00810DE0" w:rsidP="00AE5524" w:rsidRDefault="00810DE0" w14:paraId="4BF9CC0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5</w:t>
            </w:r>
          </w:p>
        </w:tc>
        <w:tc>
          <w:tcPr>
            <w:tcW w:w="318" w:type="pct"/>
            <w:noWrap/>
            <w:hideMark/>
          </w:tcPr>
          <w:p w:rsidRPr="00D06E18" w:rsidR="00810DE0" w:rsidP="00AE5524" w:rsidRDefault="00810DE0" w14:paraId="49158DF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 </w:t>
            </w:r>
          </w:p>
        </w:tc>
        <w:tc>
          <w:tcPr>
            <w:tcW w:w="318" w:type="pct"/>
            <w:noWrap/>
            <w:hideMark/>
          </w:tcPr>
          <w:p w:rsidRPr="008B47B5" w:rsidR="00810DE0" w:rsidP="00AE5524" w:rsidRDefault="00810DE0" w14:paraId="5AF46A5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c>
          <w:tcPr>
            <w:tcW w:w="318" w:type="pct"/>
            <w:noWrap/>
            <w:hideMark/>
          </w:tcPr>
          <w:p w:rsidRPr="005A041C" w:rsidR="00810DE0" w:rsidP="00AE5524" w:rsidRDefault="00810DE0" w14:paraId="6DA0601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8B47B5" w:rsidR="00810DE0" w:rsidP="00AE5524" w:rsidRDefault="00810DE0" w14:paraId="3C94814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 </w:t>
            </w:r>
          </w:p>
        </w:tc>
      </w:tr>
      <w:tr w:rsidRPr="005A041C" w:rsidR="00685E90" w:rsidTr="006957E9" w14:paraId="4DF54D77"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0565AFD4" w14:textId="2D2FD98B">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10</w:t>
            </w:r>
          </w:p>
        </w:tc>
        <w:tc>
          <w:tcPr>
            <w:tcW w:w="1241" w:type="pct"/>
            <w:noWrap/>
            <w:hideMark/>
          </w:tcPr>
          <w:p w:rsidRPr="005A041C" w:rsidR="00810DE0" w:rsidP="00AE5524" w:rsidRDefault="00810DE0" w14:paraId="545EE84D" w14:textId="5773829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Sales</w:t>
            </w:r>
          </w:p>
        </w:tc>
        <w:tc>
          <w:tcPr>
            <w:tcW w:w="148" w:type="pct"/>
            <w:noWrap/>
            <w:hideMark/>
          </w:tcPr>
          <w:p w:rsidRPr="00443E4E" w:rsidR="00810DE0" w:rsidP="00AE5524" w:rsidRDefault="00810DE0" w14:paraId="5802AD7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148" w:type="pct"/>
            <w:noWrap/>
            <w:hideMark/>
          </w:tcPr>
          <w:p w:rsidRPr="00443E4E" w:rsidR="00810DE0" w:rsidP="00AE5524" w:rsidRDefault="00810DE0" w14:paraId="79C5596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148" w:type="pct"/>
            <w:noWrap/>
            <w:hideMark/>
          </w:tcPr>
          <w:p w:rsidRPr="00443E4E" w:rsidR="00810DE0" w:rsidP="00AE5524" w:rsidRDefault="00810DE0" w14:paraId="23031CC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318" w:type="pct"/>
            <w:noWrap/>
            <w:hideMark/>
          </w:tcPr>
          <w:p w:rsidRPr="008B47B5" w:rsidR="00810DE0" w:rsidP="00AE5524" w:rsidRDefault="00810DE0" w14:paraId="4973FB3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8B47B5" w:rsidR="00810DE0" w:rsidP="00AE5524" w:rsidRDefault="00810DE0" w14:paraId="0178A58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5A041C" w:rsidR="00810DE0" w:rsidP="00AE5524" w:rsidRDefault="00810DE0" w14:paraId="0C71EE6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09D3A32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810DE0" w:rsidP="00AE5524" w:rsidRDefault="00810DE0" w14:paraId="172734A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8B47B5" w:rsidR="00810DE0" w:rsidP="00AE5524" w:rsidRDefault="00810DE0" w14:paraId="561B90D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D06E18" w:rsidR="00810DE0" w:rsidP="00AE5524" w:rsidRDefault="00810DE0" w14:paraId="7A908A1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8B47B5" w:rsidR="00810DE0" w:rsidP="00AE5524" w:rsidRDefault="00810DE0" w14:paraId="160D9D5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5A041C" w:rsidR="00810DE0" w:rsidP="00AE5524" w:rsidRDefault="00810DE0" w14:paraId="235B0E4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8B47B5" w:rsidR="00810DE0" w:rsidP="00AE5524" w:rsidRDefault="00810DE0" w14:paraId="773F2ED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r>
      <w:tr w:rsidRPr="005A041C" w:rsidR="00685E90" w:rsidTr="006957E9" w14:paraId="0E993623"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6479C31B" w14:textId="27CE4FFF">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11</w:t>
            </w:r>
          </w:p>
        </w:tc>
        <w:tc>
          <w:tcPr>
            <w:tcW w:w="1241" w:type="pct"/>
            <w:noWrap/>
            <w:hideMark/>
          </w:tcPr>
          <w:p w:rsidRPr="005A041C" w:rsidR="00810DE0" w:rsidP="00AE5524" w:rsidRDefault="00810DE0" w14:paraId="56A9BA33" w14:textId="56AA75E5">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148" w:type="pct"/>
            <w:noWrap/>
            <w:hideMark/>
          </w:tcPr>
          <w:p w:rsidRPr="00443E4E" w:rsidR="00810DE0" w:rsidP="00AE5524" w:rsidRDefault="00810DE0" w14:paraId="48592CE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201CE68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C</w:t>
            </w:r>
          </w:p>
        </w:tc>
        <w:tc>
          <w:tcPr>
            <w:tcW w:w="148" w:type="pct"/>
            <w:noWrap/>
            <w:hideMark/>
          </w:tcPr>
          <w:p w:rsidRPr="00443E4E" w:rsidR="00810DE0" w:rsidP="00AE5524" w:rsidRDefault="00810DE0" w14:paraId="0FC5650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318" w:type="pct"/>
            <w:noWrap/>
            <w:hideMark/>
          </w:tcPr>
          <w:p w:rsidRPr="008B47B5" w:rsidR="00810DE0" w:rsidP="00AE5524" w:rsidRDefault="00810DE0" w14:paraId="22C15A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8B47B5" w:rsidR="00810DE0" w:rsidP="00AE5524" w:rsidRDefault="00810DE0" w14:paraId="6EC1050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5A041C" w:rsidR="00810DE0" w:rsidP="00AE5524" w:rsidRDefault="00810DE0" w14:paraId="7DEAB76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810DE0" w:rsidP="00AE5524" w:rsidRDefault="00810DE0" w14:paraId="3089FC5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810DE0" w:rsidP="00AE5524" w:rsidRDefault="00810DE0" w14:paraId="38A2C2C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8B47B5" w:rsidR="00810DE0" w:rsidP="00AE5524" w:rsidRDefault="00810DE0" w14:paraId="5716AA4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D06E18" w:rsidR="00810DE0" w:rsidP="00AE5524" w:rsidRDefault="00810DE0" w14:paraId="1B8F2DC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2</w:t>
            </w:r>
          </w:p>
        </w:tc>
        <w:tc>
          <w:tcPr>
            <w:tcW w:w="318" w:type="pct"/>
            <w:noWrap/>
            <w:hideMark/>
          </w:tcPr>
          <w:p w:rsidRPr="008B47B5" w:rsidR="00810DE0" w:rsidP="00AE5524" w:rsidRDefault="00810DE0" w14:paraId="5EDCDA4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5A041C" w:rsidR="00810DE0" w:rsidP="00AE5524" w:rsidRDefault="00810DE0" w14:paraId="59AFAB1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20" w:type="pct"/>
            <w:noWrap/>
            <w:hideMark/>
          </w:tcPr>
          <w:p w:rsidRPr="008B47B5" w:rsidR="00810DE0" w:rsidP="00AE5524" w:rsidRDefault="00810DE0" w14:paraId="4343798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5</w:t>
            </w:r>
          </w:p>
        </w:tc>
      </w:tr>
      <w:tr w:rsidRPr="005A041C" w:rsidR="00685E90" w:rsidTr="006957E9" w14:paraId="438E3CAE"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810DE0" w:rsidP="00AE5524" w:rsidRDefault="00685E90" w14:paraId="5A6416E1" w14:textId="131E93B6">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12</w:t>
            </w:r>
          </w:p>
        </w:tc>
        <w:tc>
          <w:tcPr>
            <w:tcW w:w="1241" w:type="pct"/>
            <w:noWrap/>
            <w:hideMark/>
          </w:tcPr>
          <w:p w:rsidRPr="005A041C" w:rsidR="00810DE0" w:rsidP="00AE5524" w:rsidRDefault="00810DE0" w14:paraId="26BEA240" w14:textId="7D5C5634">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Computer Science, IT and Allied Fields </w:t>
            </w:r>
          </w:p>
        </w:tc>
        <w:tc>
          <w:tcPr>
            <w:tcW w:w="148" w:type="pct"/>
            <w:noWrap/>
            <w:hideMark/>
          </w:tcPr>
          <w:p w:rsidRPr="00443E4E" w:rsidR="00810DE0" w:rsidP="00AE5524" w:rsidRDefault="00810DE0" w14:paraId="7A633A4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4BC09FF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148" w:type="pct"/>
            <w:noWrap/>
            <w:hideMark/>
          </w:tcPr>
          <w:p w:rsidRPr="00443E4E" w:rsidR="00810DE0" w:rsidP="00AE5524" w:rsidRDefault="00810DE0" w14:paraId="37C6D59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C</w:t>
            </w:r>
          </w:p>
        </w:tc>
        <w:tc>
          <w:tcPr>
            <w:tcW w:w="318" w:type="pct"/>
            <w:noWrap/>
            <w:hideMark/>
          </w:tcPr>
          <w:p w:rsidRPr="008B47B5" w:rsidR="00810DE0" w:rsidP="00AE5524" w:rsidRDefault="00810DE0" w14:paraId="61FC3D5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8B47B5" w:rsidR="00810DE0" w:rsidP="00AE5524" w:rsidRDefault="00810DE0" w14:paraId="24CB3E9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5A041C" w:rsidR="00810DE0" w:rsidP="00AE5524" w:rsidRDefault="00810DE0" w14:paraId="242D72A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7E9499A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810DE0" w:rsidP="00AE5524" w:rsidRDefault="00810DE0" w14:paraId="25D6A65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8B47B5" w:rsidR="00810DE0" w:rsidP="00AE5524" w:rsidRDefault="00810DE0" w14:paraId="36B7D3A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D06E18" w:rsidR="00810DE0" w:rsidP="00AE5524" w:rsidRDefault="00810DE0" w14:paraId="453ED60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8B47B5" w:rsidR="00810DE0" w:rsidP="00AE5524" w:rsidRDefault="00810DE0" w14:paraId="16A4AA4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5A041C" w:rsidR="00810DE0" w:rsidP="00AE5524" w:rsidRDefault="00810DE0" w14:paraId="462504F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20" w:type="pct"/>
            <w:noWrap/>
            <w:hideMark/>
          </w:tcPr>
          <w:p w:rsidRPr="008B47B5" w:rsidR="00810DE0" w:rsidP="00AE5524" w:rsidRDefault="00810DE0" w14:paraId="153C40C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r>
      <w:tr w:rsidRPr="005A041C" w:rsidR="00685E90" w:rsidTr="006957E9" w14:paraId="5CFD36E5"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618F7F63" w14:textId="2B8EC8BA">
            <w:pPr>
              <w:rPr>
                <w:rFonts w:ascii="Calibri" w:hAnsi="Calibri" w:eastAsia="Times New Roman" w:cs="Calibri"/>
                <w:b w:val="0"/>
                <w:bCs w:val="0"/>
                <w:color w:val="000000"/>
                <w:sz w:val="18"/>
                <w:szCs w:val="18"/>
                <w:lang w:val="en-IN"/>
              </w:rPr>
            </w:pPr>
            <w:r w:rsidRPr="00685E90">
              <w:rPr>
                <w:rFonts w:ascii="Calibri" w:hAnsi="Calibri" w:eastAsia="Times New Roman" w:cs="Calibri"/>
                <w:b w:val="0"/>
                <w:bCs w:val="0"/>
                <w:color w:val="000000"/>
                <w:sz w:val="18"/>
                <w:szCs w:val="18"/>
                <w:lang w:val="en-IN"/>
              </w:rPr>
              <w:t>13</w:t>
            </w:r>
          </w:p>
        </w:tc>
        <w:tc>
          <w:tcPr>
            <w:tcW w:w="1241" w:type="pct"/>
            <w:noWrap/>
            <w:hideMark/>
          </w:tcPr>
          <w:p w:rsidRPr="005A041C" w:rsidR="00810DE0" w:rsidP="00AE5524" w:rsidRDefault="00810DE0" w14:paraId="42BABB00" w14:textId="2D243845">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148" w:type="pct"/>
            <w:noWrap/>
            <w:hideMark/>
          </w:tcPr>
          <w:p w:rsidRPr="00443E4E" w:rsidR="00810DE0" w:rsidP="00AE5524" w:rsidRDefault="00810DE0" w14:paraId="10A4B60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19E8323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148" w:type="pct"/>
            <w:noWrap/>
            <w:hideMark/>
          </w:tcPr>
          <w:p w:rsidRPr="00443E4E" w:rsidR="00810DE0" w:rsidP="00AE5524" w:rsidRDefault="00810DE0" w14:paraId="7BDC261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318" w:type="pct"/>
            <w:noWrap/>
            <w:hideMark/>
          </w:tcPr>
          <w:p w:rsidRPr="008B47B5" w:rsidR="00810DE0" w:rsidP="00AE5524" w:rsidRDefault="00810DE0" w14:paraId="47AF7CE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8B47B5" w:rsidR="00810DE0" w:rsidP="00AE5524" w:rsidRDefault="00810DE0" w14:paraId="32579DA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5A041C" w:rsidR="00810DE0" w:rsidP="00AE5524" w:rsidRDefault="00810DE0" w14:paraId="66490E6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1BBA585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810DE0" w:rsidP="00AE5524" w:rsidRDefault="00810DE0" w14:paraId="56DCC48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8B47B5" w:rsidR="00810DE0" w:rsidP="00AE5524" w:rsidRDefault="00810DE0" w14:paraId="6E6D03C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D06E18" w:rsidR="00810DE0" w:rsidP="00AE5524" w:rsidRDefault="00810DE0" w14:paraId="6735D53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1</w:t>
            </w:r>
          </w:p>
        </w:tc>
        <w:tc>
          <w:tcPr>
            <w:tcW w:w="318" w:type="pct"/>
            <w:noWrap/>
            <w:hideMark/>
          </w:tcPr>
          <w:p w:rsidRPr="008B47B5" w:rsidR="00810DE0" w:rsidP="00AE5524" w:rsidRDefault="00810DE0" w14:paraId="17423BA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5A041C" w:rsidR="00810DE0" w:rsidP="00AE5524" w:rsidRDefault="00810DE0" w14:paraId="62F691B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8B47B5" w:rsidR="00810DE0" w:rsidP="00AE5524" w:rsidRDefault="00810DE0" w14:paraId="2840E77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r>
      <w:tr w:rsidRPr="005A041C" w:rsidR="00685E90" w:rsidTr="006957E9" w14:paraId="41004327"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0DCD943F" w14:textId="47189301">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14</w:t>
            </w:r>
          </w:p>
        </w:tc>
        <w:tc>
          <w:tcPr>
            <w:tcW w:w="1241" w:type="pct"/>
            <w:noWrap/>
            <w:hideMark/>
          </w:tcPr>
          <w:p w:rsidRPr="005A041C" w:rsidR="00810DE0" w:rsidP="00AE5524" w:rsidRDefault="00810DE0" w14:paraId="792FC787" w14:textId="754C5E61">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148" w:type="pct"/>
            <w:noWrap/>
            <w:hideMark/>
          </w:tcPr>
          <w:p w:rsidRPr="00443E4E" w:rsidR="00810DE0" w:rsidP="00AE5524" w:rsidRDefault="00810DE0" w14:paraId="39068C2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4B3C067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148" w:type="pct"/>
            <w:noWrap/>
            <w:hideMark/>
          </w:tcPr>
          <w:p w:rsidRPr="00443E4E" w:rsidR="00810DE0" w:rsidP="00AE5524" w:rsidRDefault="00810DE0" w14:paraId="58D1E47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318" w:type="pct"/>
            <w:noWrap/>
            <w:hideMark/>
          </w:tcPr>
          <w:p w:rsidRPr="008B47B5" w:rsidR="00810DE0" w:rsidP="00AE5524" w:rsidRDefault="00810DE0" w14:paraId="0735A6A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8B47B5" w:rsidR="00810DE0" w:rsidP="00AE5524" w:rsidRDefault="00810DE0" w14:paraId="304657B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5A041C" w:rsidR="00810DE0" w:rsidP="00AE5524" w:rsidRDefault="00810DE0" w14:paraId="159ED5A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0978266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810DE0" w:rsidP="00AE5524" w:rsidRDefault="00810DE0" w14:paraId="61667EC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8B47B5" w:rsidR="00810DE0" w:rsidP="00AE5524" w:rsidRDefault="00810DE0" w14:paraId="341B9DE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D06E18" w:rsidR="00810DE0" w:rsidP="00AE5524" w:rsidRDefault="00810DE0" w14:paraId="22862E9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2</w:t>
            </w:r>
          </w:p>
        </w:tc>
        <w:tc>
          <w:tcPr>
            <w:tcW w:w="318" w:type="pct"/>
            <w:noWrap/>
            <w:hideMark/>
          </w:tcPr>
          <w:p w:rsidRPr="008B47B5" w:rsidR="00810DE0" w:rsidP="00AE5524" w:rsidRDefault="00810DE0" w14:paraId="10B6381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5A041C" w:rsidR="00810DE0" w:rsidP="00AE5524" w:rsidRDefault="00810DE0" w14:paraId="3993818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20" w:type="pct"/>
            <w:noWrap/>
            <w:hideMark/>
          </w:tcPr>
          <w:p w:rsidRPr="008B47B5" w:rsidR="00810DE0" w:rsidP="00AE5524" w:rsidRDefault="00810DE0" w14:paraId="6ADD25C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r>
      <w:tr w:rsidRPr="005A041C" w:rsidR="00685E90" w:rsidTr="006957E9" w14:paraId="462C2C2F"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7F659E01" w14:textId="7F471714">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15</w:t>
            </w:r>
          </w:p>
        </w:tc>
        <w:tc>
          <w:tcPr>
            <w:tcW w:w="1241" w:type="pct"/>
            <w:noWrap/>
            <w:hideMark/>
          </w:tcPr>
          <w:p w:rsidRPr="005A041C" w:rsidR="00810DE0" w:rsidP="00AE5524" w:rsidRDefault="00810DE0" w14:paraId="421CF7A0" w14:textId="052F3735">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Social Science/ Humanities </w:t>
            </w:r>
          </w:p>
        </w:tc>
        <w:tc>
          <w:tcPr>
            <w:tcW w:w="148" w:type="pct"/>
            <w:noWrap/>
            <w:hideMark/>
          </w:tcPr>
          <w:p w:rsidRPr="00443E4E" w:rsidR="00810DE0" w:rsidP="00AE5524" w:rsidRDefault="00810DE0" w14:paraId="6C54816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00F522D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148" w:type="pct"/>
            <w:noWrap/>
            <w:hideMark/>
          </w:tcPr>
          <w:p w:rsidRPr="00443E4E" w:rsidR="00810DE0" w:rsidP="00AE5524" w:rsidRDefault="00810DE0" w14:paraId="574549A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A</w:t>
            </w:r>
          </w:p>
        </w:tc>
        <w:tc>
          <w:tcPr>
            <w:tcW w:w="318" w:type="pct"/>
            <w:noWrap/>
            <w:hideMark/>
          </w:tcPr>
          <w:p w:rsidRPr="008B47B5" w:rsidR="00810DE0" w:rsidP="00AE5524" w:rsidRDefault="00810DE0" w14:paraId="1828299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8B47B5" w:rsidR="00810DE0" w:rsidP="00AE5524" w:rsidRDefault="00810DE0" w14:paraId="57D096E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5A041C" w:rsidR="00810DE0" w:rsidP="00AE5524" w:rsidRDefault="00810DE0" w14:paraId="783A820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779AF30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810DE0" w:rsidP="00AE5524" w:rsidRDefault="00810DE0" w14:paraId="0E6B0FA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8B47B5" w:rsidR="00810DE0" w:rsidP="00AE5524" w:rsidRDefault="00810DE0" w14:paraId="3C44D3C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D06E18" w:rsidR="00810DE0" w:rsidP="00AE5524" w:rsidRDefault="00810DE0" w14:paraId="377D967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8B47B5" w:rsidR="00810DE0" w:rsidP="00AE5524" w:rsidRDefault="00810DE0" w14:paraId="68033CC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5A041C" w:rsidR="00810DE0" w:rsidP="00AE5524" w:rsidRDefault="00810DE0" w14:paraId="5F3EC84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8B47B5" w:rsidR="00810DE0" w:rsidP="00AE5524" w:rsidRDefault="00810DE0" w14:paraId="0696118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r>
      <w:tr w:rsidRPr="005A041C" w:rsidR="00685E90" w:rsidTr="006957E9" w14:paraId="433B7E78"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3845E3A4" w14:textId="62E2475B">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16</w:t>
            </w:r>
          </w:p>
        </w:tc>
        <w:tc>
          <w:tcPr>
            <w:tcW w:w="1241" w:type="pct"/>
            <w:noWrap/>
            <w:hideMark/>
          </w:tcPr>
          <w:p w:rsidRPr="005A041C" w:rsidR="00810DE0" w:rsidP="00AE5524" w:rsidRDefault="00810DE0" w14:paraId="27A7D860" w14:textId="573C1D89">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Defence/ Protective Service</w:t>
            </w:r>
          </w:p>
        </w:tc>
        <w:tc>
          <w:tcPr>
            <w:tcW w:w="148" w:type="pct"/>
            <w:noWrap/>
            <w:hideMark/>
          </w:tcPr>
          <w:p w:rsidRPr="00443E4E" w:rsidR="00810DE0" w:rsidP="00AE5524" w:rsidRDefault="00810DE0" w14:paraId="6D24916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148" w:type="pct"/>
            <w:noWrap/>
            <w:hideMark/>
          </w:tcPr>
          <w:p w:rsidRPr="00443E4E" w:rsidR="00810DE0" w:rsidP="00AE5524" w:rsidRDefault="00810DE0" w14:paraId="2EEBBF1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C</w:t>
            </w:r>
          </w:p>
        </w:tc>
        <w:tc>
          <w:tcPr>
            <w:tcW w:w="148" w:type="pct"/>
            <w:noWrap/>
            <w:hideMark/>
          </w:tcPr>
          <w:p w:rsidRPr="00443E4E" w:rsidR="00810DE0" w:rsidP="00AE5524" w:rsidRDefault="00810DE0" w14:paraId="250DB92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318" w:type="pct"/>
            <w:noWrap/>
            <w:hideMark/>
          </w:tcPr>
          <w:p w:rsidRPr="008B47B5" w:rsidR="00810DE0" w:rsidP="00AE5524" w:rsidRDefault="00810DE0" w14:paraId="1A840B8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8B47B5" w:rsidR="00810DE0" w:rsidP="00AE5524" w:rsidRDefault="00810DE0" w14:paraId="56BBA43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5A041C" w:rsidR="00810DE0" w:rsidP="00AE5524" w:rsidRDefault="00810DE0" w14:paraId="7796DDB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810DE0" w:rsidP="00AE5524" w:rsidRDefault="00810DE0" w14:paraId="71C3ACB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810DE0" w:rsidP="00AE5524" w:rsidRDefault="00810DE0" w14:paraId="7AC6959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8B47B5" w:rsidR="00810DE0" w:rsidP="00AE5524" w:rsidRDefault="00810DE0" w14:paraId="2F66A8D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5</w:t>
            </w:r>
          </w:p>
        </w:tc>
        <w:tc>
          <w:tcPr>
            <w:tcW w:w="318" w:type="pct"/>
            <w:noWrap/>
            <w:hideMark/>
          </w:tcPr>
          <w:p w:rsidRPr="00D06E18" w:rsidR="00810DE0" w:rsidP="00AE5524" w:rsidRDefault="00810DE0" w14:paraId="1067FCE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8B47B5" w:rsidR="00810DE0" w:rsidP="00AE5524" w:rsidRDefault="00810DE0" w14:paraId="005CDCC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5A041C" w:rsidR="00810DE0" w:rsidP="00AE5524" w:rsidRDefault="00810DE0" w14:paraId="058E184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20" w:type="pct"/>
            <w:noWrap/>
            <w:hideMark/>
          </w:tcPr>
          <w:p w:rsidRPr="008B47B5" w:rsidR="00810DE0" w:rsidP="00AE5524" w:rsidRDefault="00810DE0" w14:paraId="37473EA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r>
      <w:tr w:rsidRPr="005A041C" w:rsidR="00685E90" w:rsidTr="006957E9" w14:paraId="3A2E106B"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0BDF5EBE" w14:textId="1210BD44">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17</w:t>
            </w:r>
          </w:p>
        </w:tc>
        <w:tc>
          <w:tcPr>
            <w:tcW w:w="1241" w:type="pct"/>
            <w:noWrap/>
            <w:hideMark/>
          </w:tcPr>
          <w:p w:rsidRPr="005A041C" w:rsidR="00810DE0" w:rsidP="00AE5524" w:rsidRDefault="00810DE0" w14:paraId="5C6FA792" w14:textId="0AAF8DCB">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Sports</w:t>
            </w:r>
          </w:p>
        </w:tc>
        <w:tc>
          <w:tcPr>
            <w:tcW w:w="148" w:type="pct"/>
            <w:noWrap/>
            <w:hideMark/>
          </w:tcPr>
          <w:p w:rsidRPr="00443E4E" w:rsidR="00810DE0" w:rsidP="00AE5524" w:rsidRDefault="00810DE0" w14:paraId="427C6E0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148" w:type="pct"/>
            <w:noWrap/>
            <w:hideMark/>
          </w:tcPr>
          <w:p w:rsidRPr="00443E4E" w:rsidR="00810DE0" w:rsidP="00AE5524" w:rsidRDefault="00810DE0" w14:paraId="3A968C5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148" w:type="pct"/>
            <w:noWrap/>
            <w:hideMark/>
          </w:tcPr>
          <w:p w:rsidRPr="00443E4E" w:rsidR="00810DE0" w:rsidP="00AE5524" w:rsidRDefault="00810DE0" w14:paraId="3C91BD9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318" w:type="pct"/>
            <w:noWrap/>
            <w:hideMark/>
          </w:tcPr>
          <w:p w:rsidRPr="008B47B5" w:rsidR="00810DE0" w:rsidP="00AE5524" w:rsidRDefault="00810DE0" w14:paraId="3E24271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5</w:t>
            </w:r>
          </w:p>
        </w:tc>
        <w:tc>
          <w:tcPr>
            <w:tcW w:w="318" w:type="pct"/>
            <w:noWrap/>
            <w:hideMark/>
          </w:tcPr>
          <w:p w:rsidRPr="008B47B5" w:rsidR="00810DE0" w:rsidP="00AE5524" w:rsidRDefault="00810DE0" w14:paraId="0BFCB59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5A041C" w:rsidR="00810DE0" w:rsidP="00AE5524" w:rsidRDefault="00810DE0" w14:paraId="78CFFF1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810DE0" w:rsidP="00AE5524" w:rsidRDefault="00810DE0" w14:paraId="5E7A9C0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810DE0" w:rsidP="00AE5524" w:rsidRDefault="00810DE0" w14:paraId="20C198A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8B47B5" w:rsidR="00810DE0" w:rsidP="00AE5524" w:rsidRDefault="00810DE0" w14:paraId="3E0946A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D06E18" w:rsidR="00810DE0" w:rsidP="00AE5524" w:rsidRDefault="00810DE0" w14:paraId="04E78F2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8B47B5" w:rsidR="00810DE0" w:rsidP="00AE5524" w:rsidRDefault="00810DE0" w14:paraId="426B2D3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5A041C" w:rsidR="00810DE0" w:rsidP="00AE5524" w:rsidRDefault="00810DE0" w14:paraId="24B1BE3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20" w:type="pct"/>
            <w:noWrap/>
            <w:hideMark/>
          </w:tcPr>
          <w:p w:rsidRPr="008B47B5" w:rsidR="00810DE0" w:rsidP="00AE5524" w:rsidRDefault="00810DE0" w14:paraId="51DA2E4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r>
      <w:tr w:rsidRPr="005A041C" w:rsidR="00685E90" w:rsidTr="006957E9" w14:paraId="17712030"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6A737569" w14:textId="67D57944">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18</w:t>
            </w:r>
          </w:p>
        </w:tc>
        <w:tc>
          <w:tcPr>
            <w:tcW w:w="1241" w:type="pct"/>
            <w:noWrap/>
            <w:hideMark/>
          </w:tcPr>
          <w:p w:rsidRPr="005A041C" w:rsidR="00810DE0" w:rsidP="00AE5524" w:rsidRDefault="00810DE0" w14:paraId="14389C4F" w14:textId="1060BE5B">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Engineering and Technology</w:t>
            </w:r>
          </w:p>
        </w:tc>
        <w:tc>
          <w:tcPr>
            <w:tcW w:w="148" w:type="pct"/>
            <w:noWrap/>
            <w:hideMark/>
          </w:tcPr>
          <w:p w:rsidRPr="00443E4E" w:rsidR="00810DE0" w:rsidP="00AE5524" w:rsidRDefault="00810DE0" w14:paraId="5AD1487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148" w:type="pct"/>
            <w:noWrap/>
            <w:hideMark/>
          </w:tcPr>
          <w:p w:rsidRPr="00443E4E" w:rsidR="00810DE0" w:rsidP="00AE5524" w:rsidRDefault="00810DE0" w14:paraId="29D58E7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00C73C8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C</w:t>
            </w:r>
          </w:p>
        </w:tc>
        <w:tc>
          <w:tcPr>
            <w:tcW w:w="318" w:type="pct"/>
            <w:noWrap/>
            <w:hideMark/>
          </w:tcPr>
          <w:p w:rsidRPr="008B47B5" w:rsidR="00810DE0" w:rsidP="00AE5524" w:rsidRDefault="00810DE0" w14:paraId="7669E3F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8B47B5" w:rsidR="00810DE0" w:rsidP="00AE5524" w:rsidRDefault="00810DE0" w14:paraId="575AEA7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5A041C" w:rsidR="00810DE0" w:rsidP="00AE5524" w:rsidRDefault="00810DE0" w14:paraId="55E1F97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592B944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810DE0" w:rsidP="00AE5524" w:rsidRDefault="00810DE0" w14:paraId="77E4706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8B47B5" w:rsidR="00810DE0" w:rsidP="00AE5524" w:rsidRDefault="00810DE0" w14:paraId="11B864D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D06E18" w:rsidR="00810DE0" w:rsidP="00AE5524" w:rsidRDefault="00810DE0" w14:paraId="6A00CAF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8B47B5" w:rsidR="00810DE0" w:rsidP="00AE5524" w:rsidRDefault="00810DE0" w14:paraId="3B78520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5A041C" w:rsidR="00810DE0" w:rsidP="00AE5524" w:rsidRDefault="00810DE0" w14:paraId="11EFDBF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20" w:type="pct"/>
            <w:noWrap/>
            <w:hideMark/>
          </w:tcPr>
          <w:p w:rsidRPr="008B47B5" w:rsidR="00810DE0" w:rsidP="00AE5524" w:rsidRDefault="00810DE0" w14:paraId="39D7660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r>
      <w:tr w:rsidRPr="005A041C" w:rsidR="00685E90" w:rsidTr="006957E9" w14:paraId="2913FA83"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38F5480E" w14:textId="497C802C">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19</w:t>
            </w:r>
          </w:p>
        </w:tc>
        <w:tc>
          <w:tcPr>
            <w:tcW w:w="1241" w:type="pct"/>
            <w:noWrap/>
            <w:hideMark/>
          </w:tcPr>
          <w:p w:rsidRPr="005A041C" w:rsidR="00810DE0" w:rsidP="00AE5524" w:rsidRDefault="00810DE0" w14:paraId="69EC9386" w14:textId="029C1599">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Agriculture</w:t>
            </w:r>
            <w:r>
              <w:rPr>
                <w:rFonts w:ascii="Calibri" w:hAnsi="Calibri" w:eastAsia="Times New Roman" w:cs="Calibri"/>
                <w:color w:val="000000"/>
                <w:lang w:val="en-IN"/>
              </w:rPr>
              <w:t xml:space="preserve">, </w:t>
            </w:r>
            <w:r w:rsidRPr="005A041C">
              <w:rPr>
                <w:rFonts w:ascii="Calibri" w:hAnsi="Calibri" w:eastAsia="Times New Roman" w:cs="Calibri"/>
                <w:color w:val="000000"/>
                <w:lang w:val="en-IN"/>
              </w:rPr>
              <w:t xml:space="preserve">Food </w:t>
            </w:r>
            <w:r>
              <w:rPr>
                <w:rFonts w:ascii="Calibri" w:hAnsi="Calibri" w:eastAsia="Times New Roman" w:cs="Calibri"/>
                <w:color w:val="000000"/>
                <w:lang w:val="en-IN"/>
              </w:rPr>
              <w:t xml:space="preserve">Industry and </w:t>
            </w:r>
            <w:r w:rsidRPr="005A041C">
              <w:rPr>
                <w:rFonts w:ascii="Calibri" w:hAnsi="Calibri" w:eastAsia="Times New Roman" w:cs="Calibri"/>
                <w:color w:val="000000"/>
                <w:lang w:val="en-IN"/>
              </w:rPr>
              <w:t xml:space="preserve">Forestry </w:t>
            </w:r>
          </w:p>
        </w:tc>
        <w:tc>
          <w:tcPr>
            <w:tcW w:w="148" w:type="pct"/>
            <w:noWrap/>
            <w:hideMark/>
          </w:tcPr>
          <w:p w:rsidRPr="00443E4E" w:rsidR="00810DE0" w:rsidP="00AE5524" w:rsidRDefault="00810DE0" w14:paraId="33E45D7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148" w:type="pct"/>
            <w:noWrap/>
            <w:hideMark/>
          </w:tcPr>
          <w:p w:rsidRPr="00443E4E" w:rsidR="00810DE0" w:rsidP="00AE5524" w:rsidRDefault="00810DE0" w14:paraId="5AE2534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37A1BBB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318" w:type="pct"/>
            <w:noWrap/>
            <w:hideMark/>
          </w:tcPr>
          <w:p w:rsidRPr="008B47B5" w:rsidR="00810DE0" w:rsidP="00AE5524" w:rsidRDefault="00810DE0" w14:paraId="52AB04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8B47B5" w:rsidR="00810DE0" w:rsidP="00AE5524" w:rsidRDefault="00810DE0" w14:paraId="05DFD06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5A041C" w:rsidR="00810DE0" w:rsidP="00AE5524" w:rsidRDefault="00810DE0" w14:paraId="764A813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810DE0" w:rsidP="00AE5524" w:rsidRDefault="00810DE0" w14:paraId="234C029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810DE0" w:rsidP="00AE5524" w:rsidRDefault="00810DE0" w14:paraId="360CD63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8B47B5" w:rsidR="00810DE0" w:rsidP="00AE5524" w:rsidRDefault="00810DE0" w14:paraId="2583CB8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D06E18" w:rsidR="00810DE0" w:rsidP="00AE5524" w:rsidRDefault="00810DE0" w14:paraId="4C2322E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8B47B5" w:rsidR="00810DE0" w:rsidP="00AE5524" w:rsidRDefault="00810DE0" w14:paraId="7AFEC83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5A041C" w:rsidR="00810DE0" w:rsidP="00AE5524" w:rsidRDefault="00810DE0" w14:paraId="1B54C19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8B47B5" w:rsidR="00810DE0" w:rsidP="00AE5524" w:rsidRDefault="00810DE0" w14:paraId="1D92F02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r>
      <w:tr w:rsidRPr="005A041C" w:rsidR="00685E90" w:rsidTr="006957E9" w14:paraId="78A2B7E5"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50378FE6" w14:textId="70E4219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20</w:t>
            </w:r>
          </w:p>
        </w:tc>
        <w:tc>
          <w:tcPr>
            <w:tcW w:w="1241" w:type="pct"/>
            <w:noWrap/>
            <w:hideMark/>
          </w:tcPr>
          <w:p w:rsidRPr="005A041C" w:rsidR="00810DE0" w:rsidP="00AE5524" w:rsidRDefault="00810DE0" w14:paraId="7E7E2E1B" w14:textId="403BC669">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Education and Training</w:t>
            </w:r>
          </w:p>
        </w:tc>
        <w:tc>
          <w:tcPr>
            <w:tcW w:w="148" w:type="pct"/>
            <w:noWrap/>
            <w:hideMark/>
          </w:tcPr>
          <w:p w:rsidRPr="00443E4E" w:rsidR="00810DE0" w:rsidP="00AE5524" w:rsidRDefault="00810DE0" w14:paraId="49BBBC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148" w:type="pct"/>
            <w:noWrap/>
            <w:hideMark/>
          </w:tcPr>
          <w:p w:rsidRPr="00443E4E" w:rsidR="00810DE0" w:rsidP="00AE5524" w:rsidRDefault="00810DE0" w14:paraId="4242A7F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A</w:t>
            </w:r>
          </w:p>
        </w:tc>
        <w:tc>
          <w:tcPr>
            <w:tcW w:w="148" w:type="pct"/>
            <w:noWrap/>
            <w:hideMark/>
          </w:tcPr>
          <w:p w:rsidRPr="00443E4E" w:rsidR="00810DE0" w:rsidP="00AE5524" w:rsidRDefault="00810DE0" w14:paraId="1231B9F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318" w:type="pct"/>
            <w:noWrap/>
            <w:hideMark/>
          </w:tcPr>
          <w:p w:rsidRPr="008B47B5" w:rsidR="00810DE0" w:rsidP="00AE5524" w:rsidRDefault="00810DE0" w14:paraId="18B91F4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8B47B5" w:rsidR="00810DE0" w:rsidP="00AE5524" w:rsidRDefault="00810DE0" w14:paraId="10F12CF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5A041C" w:rsidR="00810DE0" w:rsidP="00AE5524" w:rsidRDefault="00810DE0" w14:paraId="0F56376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79991F9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810DE0" w:rsidP="00AE5524" w:rsidRDefault="00810DE0" w14:paraId="025D0F1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8B47B5" w:rsidR="00810DE0" w:rsidP="00AE5524" w:rsidRDefault="00810DE0" w14:paraId="471994B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D06E18" w:rsidR="00810DE0" w:rsidP="00AE5524" w:rsidRDefault="00810DE0" w14:paraId="3B6C024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8B47B5" w:rsidR="00810DE0" w:rsidP="00AE5524" w:rsidRDefault="00810DE0" w14:paraId="399F888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5A041C" w:rsidR="00810DE0" w:rsidP="00AE5524" w:rsidRDefault="00810DE0" w14:paraId="384561C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8B47B5" w:rsidR="00810DE0" w:rsidP="00AE5524" w:rsidRDefault="00810DE0" w14:paraId="58C42A9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r>
      <w:tr w:rsidRPr="005A041C" w:rsidR="00685E90" w:rsidTr="006957E9" w14:paraId="51D7F9EB"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2F27371B" w14:textId="6CB2760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21</w:t>
            </w:r>
          </w:p>
        </w:tc>
        <w:tc>
          <w:tcPr>
            <w:tcW w:w="1241" w:type="pct"/>
            <w:noWrap/>
            <w:hideMark/>
          </w:tcPr>
          <w:p w:rsidRPr="005A041C" w:rsidR="00810DE0" w:rsidP="00AE5524" w:rsidRDefault="00810DE0" w14:paraId="1575D29E" w14:textId="6B797FC2">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Paramedical</w:t>
            </w:r>
          </w:p>
        </w:tc>
        <w:tc>
          <w:tcPr>
            <w:tcW w:w="148" w:type="pct"/>
            <w:noWrap/>
            <w:hideMark/>
          </w:tcPr>
          <w:p w:rsidRPr="00443E4E" w:rsidR="00810DE0" w:rsidP="00AE5524" w:rsidRDefault="00810DE0" w14:paraId="641DA5C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148" w:type="pct"/>
            <w:noWrap/>
            <w:hideMark/>
          </w:tcPr>
          <w:p w:rsidRPr="00443E4E" w:rsidR="00810DE0" w:rsidP="00AE5524" w:rsidRDefault="00810DE0" w14:paraId="606DADD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I</w:t>
            </w:r>
          </w:p>
        </w:tc>
        <w:tc>
          <w:tcPr>
            <w:tcW w:w="148" w:type="pct"/>
            <w:noWrap/>
            <w:hideMark/>
          </w:tcPr>
          <w:p w:rsidRPr="00443E4E" w:rsidR="00810DE0" w:rsidP="00AE5524" w:rsidRDefault="00810DE0" w14:paraId="6AB2F62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318" w:type="pct"/>
            <w:noWrap/>
            <w:hideMark/>
          </w:tcPr>
          <w:p w:rsidRPr="008B47B5" w:rsidR="00810DE0" w:rsidP="00AE5524" w:rsidRDefault="00810DE0" w14:paraId="6E9B442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8B47B5" w:rsidR="00810DE0" w:rsidP="00AE5524" w:rsidRDefault="00810DE0" w14:paraId="5593BA7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c>
          <w:tcPr>
            <w:tcW w:w="318" w:type="pct"/>
            <w:noWrap/>
            <w:hideMark/>
          </w:tcPr>
          <w:p w:rsidRPr="005A041C" w:rsidR="00810DE0" w:rsidP="00AE5524" w:rsidRDefault="00810DE0" w14:paraId="1F65E0D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226E8D7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810DE0" w:rsidP="00AE5524" w:rsidRDefault="00810DE0" w14:paraId="0636CCE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8B47B5" w:rsidR="00810DE0" w:rsidP="00AE5524" w:rsidRDefault="00810DE0" w14:paraId="7F5F813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D06E18" w:rsidR="00810DE0" w:rsidP="00AE5524" w:rsidRDefault="00810DE0" w14:paraId="0DEE4B1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D06E18">
              <w:rPr>
                <w:rFonts w:ascii="Calibri" w:hAnsi="Calibri" w:eastAsia="Times New Roman" w:cs="Calibri"/>
                <w:color w:val="000000"/>
                <w:highlight w:val="yellow"/>
                <w:lang w:val="en-IN"/>
              </w:rPr>
              <w:t>1</w:t>
            </w:r>
          </w:p>
        </w:tc>
        <w:tc>
          <w:tcPr>
            <w:tcW w:w="318" w:type="pct"/>
            <w:noWrap/>
            <w:hideMark/>
          </w:tcPr>
          <w:p w:rsidRPr="008B47B5" w:rsidR="00810DE0" w:rsidP="00AE5524" w:rsidRDefault="00810DE0" w14:paraId="09C39F4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5A041C" w:rsidR="00810DE0" w:rsidP="00AE5524" w:rsidRDefault="00810DE0" w14:paraId="30C22C2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8B47B5" w:rsidR="00810DE0" w:rsidP="00AE5524" w:rsidRDefault="00810DE0" w14:paraId="24259BD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r>
      <w:tr w:rsidRPr="005A041C" w:rsidR="00685E90" w:rsidTr="006957E9" w14:paraId="19CD012C"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4738C03E" w14:textId="265A0961">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22</w:t>
            </w:r>
          </w:p>
        </w:tc>
        <w:tc>
          <w:tcPr>
            <w:tcW w:w="1241" w:type="pct"/>
            <w:noWrap/>
            <w:hideMark/>
          </w:tcPr>
          <w:p w:rsidRPr="005A041C" w:rsidR="00810DE0" w:rsidP="00AE5524" w:rsidRDefault="00810DE0" w14:paraId="659B8768" w14:textId="6581FFA1">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Hospitality and Tourism  </w:t>
            </w:r>
          </w:p>
        </w:tc>
        <w:tc>
          <w:tcPr>
            <w:tcW w:w="148" w:type="pct"/>
            <w:noWrap/>
            <w:hideMark/>
          </w:tcPr>
          <w:p w:rsidRPr="00443E4E" w:rsidR="00810DE0" w:rsidP="00AE5524" w:rsidRDefault="00810DE0" w14:paraId="1AA6953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148" w:type="pct"/>
            <w:noWrap/>
            <w:hideMark/>
          </w:tcPr>
          <w:p w:rsidRPr="00443E4E" w:rsidR="00810DE0" w:rsidP="00AE5524" w:rsidRDefault="00810DE0" w14:paraId="03B7698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148" w:type="pct"/>
            <w:noWrap/>
            <w:hideMark/>
          </w:tcPr>
          <w:p w:rsidRPr="00443E4E" w:rsidR="00810DE0" w:rsidP="00AE5524" w:rsidRDefault="00810DE0" w14:paraId="2E580DE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A</w:t>
            </w:r>
          </w:p>
        </w:tc>
        <w:tc>
          <w:tcPr>
            <w:tcW w:w="318" w:type="pct"/>
            <w:noWrap/>
            <w:hideMark/>
          </w:tcPr>
          <w:p w:rsidRPr="008B47B5" w:rsidR="00810DE0" w:rsidP="00AE5524" w:rsidRDefault="00810DE0" w14:paraId="031A10B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8B47B5" w:rsidR="00810DE0" w:rsidP="00AE5524" w:rsidRDefault="00810DE0" w14:paraId="19FF0B8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4</w:t>
            </w:r>
          </w:p>
        </w:tc>
        <w:tc>
          <w:tcPr>
            <w:tcW w:w="318" w:type="pct"/>
            <w:noWrap/>
            <w:hideMark/>
          </w:tcPr>
          <w:p w:rsidRPr="005A041C" w:rsidR="00810DE0" w:rsidP="00AE5524" w:rsidRDefault="00810DE0" w14:paraId="686905F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810DE0" w:rsidP="00AE5524" w:rsidRDefault="00810DE0" w14:paraId="2017BF9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810DE0" w:rsidP="00AE5524" w:rsidRDefault="00810DE0" w14:paraId="4A1E917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8B47B5" w:rsidR="00810DE0" w:rsidP="00AE5524" w:rsidRDefault="00810DE0" w14:paraId="11BEB11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D06E18" w:rsidR="00810DE0" w:rsidP="00AE5524" w:rsidRDefault="00810DE0" w14:paraId="5B9C575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8B47B5" w:rsidR="00810DE0" w:rsidP="00AE5524" w:rsidRDefault="00810DE0" w14:paraId="17CF368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highlight w:val="yellow"/>
                <w:lang w:val="en-IN"/>
              </w:rPr>
            </w:pPr>
          </w:p>
        </w:tc>
        <w:tc>
          <w:tcPr>
            <w:tcW w:w="318" w:type="pct"/>
            <w:noWrap/>
            <w:hideMark/>
          </w:tcPr>
          <w:p w:rsidRPr="005A041C" w:rsidR="00810DE0" w:rsidP="00AE5524" w:rsidRDefault="00810DE0" w14:paraId="036B293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20" w:type="pct"/>
            <w:noWrap/>
            <w:hideMark/>
          </w:tcPr>
          <w:p w:rsidRPr="008B47B5" w:rsidR="00810DE0" w:rsidP="00AE5524" w:rsidRDefault="00810DE0" w14:paraId="4119E75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r>
      <w:tr w:rsidRPr="005A041C" w:rsidR="00685E90" w:rsidTr="006957E9" w14:paraId="6552695D" w14:textId="77777777">
        <w:trPr>
          <w:trHeight w:val="292"/>
        </w:trPr>
        <w:tc>
          <w:tcPr>
            <w:tcW w:w="133" w:type="pct"/>
          </w:tcPr>
          <w:p w:rsidRPr="00685E90" w:rsidR="00810DE0" w:rsidP="00AE5524" w:rsidRDefault="00685E90" w14:paraId="5221963A" w14:textId="4F029058">
            <w:pPr>
              <w:cnfStyle w:val="001000000000" w:firstRow="0" w:lastRow="0" w:firstColumn="1" w:lastColumn="0" w:oddVBand="0" w:evenVBand="0" w:oddHBand="0" w:evenHBand="0" w:firstRowFirstColumn="0" w:firstRowLastColumn="0" w:lastRowFirstColumn="0" w:lastRowLastColumn="0"/>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23</w:t>
            </w:r>
          </w:p>
        </w:tc>
        <w:tc>
          <w:tcPr>
            <w:tcW w:w="1241" w:type="pct"/>
            <w:noWrap/>
            <w:hideMark/>
          </w:tcPr>
          <w:p w:rsidRPr="005A041C" w:rsidR="00810DE0" w:rsidP="00AE5524" w:rsidRDefault="00810DE0" w14:paraId="68B2C588" w14:textId="1257ECBC">
            <w:pPr>
              <w:rPr>
                <w:rFonts w:ascii="Calibri" w:hAnsi="Calibri" w:eastAsia="Times New Roman" w:cs="Calibri"/>
                <w:color w:val="000000"/>
                <w:lang w:val="en-IN"/>
              </w:rPr>
            </w:pPr>
            <w:r w:rsidRPr="005A041C">
              <w:rPr>
                <w:rFonts w:ascii="Calibri" w:hAnsi="Calibri" w:eastAsia="Times New Roman" w:cs="Calibri"/>
                <w:color w:val="000000"/>
                <w:lang w:val="en-IN"/>
              </w:rPr>
              <w:t>Community and Social Service</w:t>
            </w:r>
          </w:p>
        </w:tc>
        <w:tc>
          <w:tcPr>
            <w:tcW w:w="148" w:type="pct"/>
            <w:noWrap/>
            <w:hideMark/>
          </w:tcPr>
          <w:p w:rsidRPr="00443E4E" w:rsidR="00810DE0" w:rsidP="00AE5524" w:rsidRDefault="00810DE0" w14:paraId="2D50D65D" w14:textId="77777777">
            <w:pPr>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148" w:type="pct"/>
            <w:noWrap/>
            <w:hideMark/>
          </w:tcPr>
          <w:p w:rsidRPr="00443E4E" w:rsidR="00810DE0" w:rsidP="00AE5524" w:rsidRDefault="00810DE0" w14:paraId="113C6D1A" w14:textId="77777777">
            <w:pPr>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148" w:type="pct"/>
            <w:noWrap/>
            <w:hideMark/>
          </w:tcPr>
          <w:p w:rsidRPr="00443E4E" w:rsidR="00810DE0" w:rsidP="00AE5524" w:rsidRDefault="00810DE0" w14:paraId="56324494" w14:textId="77777777">
            <w:pPr>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318" w:type="pct"/>
            <w:noWrap/>
            <w:hideMark/>
          </w:tcPr>
          <w:p w:rsidRPr="008B47B5" w:rsidR="00810DE0" w:rsidP="00AE5524" w:rsidRDefault="00810DE0" w14:paraId="617DBC34" w14:textId="77777777">
            <w:pPr>
              <w:jc w:val="right"/>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8B47B5" w:rsidR="00810DE0" w:rsidP="00AE5524" w:rsidRDefault="00810DE0" w14:paraId="2FA9F9F2" w14:textId="77777777">
            <w:pPr>
              <w:jc w:val="right"/>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5A041C" w:rsidR="00810DE0" w:rsidP="00AE5524" w:rsidRDefault="00810DE0" w14:paraId="26E697B3" w14:textId="77777777">
            <w:pPr>
              <w:jc w:val="right"/>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810DE0" w:rsidP="00AE5524" w:rsidRDefault="00810DE0" w14:paraId="77567F3F" w14:textId="77777777">
            <w:pPr>
              <w:jc w:val="right"/>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810DE0" w:rsidP="00AE5524" w:rsidRDefault="00810DE0" w14:paraId="4C5C9031" w14:textId="77777777">
            <w:pPr>
              <w:jc w:val="right"/>
              <w:rPr>
                <w:rFonts w:ascii="Calibri" w:hAnsi="Calibri" w:eastAsia="Times New Roman" w:cs="Calibri"/>
                <w:color w:val="000000"/>
                <w:lang w:val="en-IN"/>
              </w:rPr>
            </w:pPr>
          </w:p>
        </w:tc>
        <w:tc>
          <w:tcPr>
            <w:tcW w:w="318" w:type="pct"/>
            <w:noWrap/>
            <w:hideMark/>
          </w:tcPr>
          <w:p w:rsidRPr="005A041C" w:rsidR="00810DE0" w:rsidP="00AE5524" w:rsidRDefault="00810DE0" w14:paraId="16148ED4" w14:textId="77777777">
            <w:pPr>
              <w:rPr>
                <w:rFonts w:ascii="Times New Roman" w:hAnsi="Times New Roman" w:eastAsia="Times New Roman" w:cs="Times New Roman"/>
                <w:sz w:val="20"/>
                <w:szCs w:val="20"/>
                <w:lang w:val="en-IN"/>
              </w:rPr>
            </w:pPr>
          </w:p>
        </w:tc>
        <w:tc>
          <w:tcPr>
            <w:tcW w:w="318" w:type="pct"/>
            <w:noWrap/>
            <w:hideMark/>
          </w:tcPr>
          <w:p w:rsidRPr="00D06E18" w:rsidR="00810DE0" w:rsidP="00AE5524" w:rsidRDefault="00810DE0" w14:paraId="2DB82B7D" w14:textId="77777777">
            <w:pPr>
              <w:rPr>
                <w:rFonts w:ascii="Times New Roman" w:hAnsi="Times New Roman" w:eastAsia="Times New Roman" w:cs="Times New Roman"/>
                <w:sz w:val="20"/>
                <w:szCs w:val="20"/>
                <w:highlight w:val="yellow"/>
                <w:lang w:val="en-IN"/>
              </w:rPr>
            </w:pPr>
          </w:p>
        </w:tc>
        <w:tc>
          <w:tcPr>
            <w:tcW w:w="318" w:type="pct"/>
            <w:noWrap/>
            <w:hideMark/>
          </w:tcPr>
          <w:p w:rsidRPr="008B47B5" w:rsidR="00810DE0" w:rsidP="00AE5524" w:rsidRDefault="00810DE0" w14:paraId="0D693766" w14:textId="77777777">
            <w:pPr>
              <w:rPr>
                <w:rFonts w:ascii="Times New Roman" w:hAnsi="Times New Roman" w:eastAsia="Times New Roman" w:cs="Times New Roman"/>
                <w:sz w:val="20"/>
                <w:szCs w:val="20"/>
                <w:highlight w:val="yellow"/>
                <w:lang w:val="en-IN"/>
              </w:rPr>
            </w:pPr>
          </w:p>
        </w:tc>
        <w:tc>
          <w:tcPr>
            <w:tcW w:w="318" w:type="pct"/>
            <w:noWrap/>
            <w:hideMark/>
          </w:tcPr>
          <w:p w:rsidRPr="005A041C" w:rsidR="00810DE0" w:rsidP="00AE5524" w:rsidRDefault="00810DE0" w14:paraId="187F077E" w14:textId="77777777">
            <w:pPr>
              <w:jc w:val="right"/>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20" w:type="pct"/>
            <w:noWrap/>
            <w:hideMark/>
          </w:tcPr>
          <w:p w:rsidRPr="008B47B5" w:rsidR="00810DE0" w:rsidP="00AE5524" w:rsidRDefault="00810DE0" w14:paraId="5C4F3288" w14:textId="77777777">
            <w:pPr>
              <w:jc w:val="right"/>
              <w:rPr>
                <w:rFonts w:ascii="Calibri" w:hAnsi="Calibri" w:eastAsia="Times New Roman" w:cs="Calibri"/>
                <w:color w:val="000000"/>
                <w:highlight w:val="yellow"/>
                <w:lang w:val="en-IN"/>
              </w:rPr>
            </w:pPr>
          </w:p>
        </w:tc>
      </w:tr>
      <w:tr w:rsidRPr="005A041C" w:rsidR="00685E90" w:rsidTr="006957E9" w14:paraId="5DD77B63"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810DE0" w:rsidP="00AE5524" w:rsidRDefault="00685E90" w14:paraId="34B5C3EA" w14:textId="60DEF174">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24</w:t>
            </w:r>
          </w:p>
        </w:tc>
        <w:tc>
          <w:tcPr>
            <w:tcW w:w="1241" w:type="pct"/>
            <w:noWrap/>
            <w:hideMark/>
          </w:tcPr>
          <w:p w:rsidRPr="005A041C" w:rsidR="00810DE0" w:rsidP="00AE5524" w:rsidRDefault="00810DE0" w14:paraId="25A10C73" w14:textId="6AAAC789">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Personal Care and Services </w:t>
            </w:r>
          </w:p>
        </w:tc>
        <w:tc>
          <w:tcPr>
            <w:tcW w:w="148" w:type="pct"/>
            <w:noWrap/>
            <w:hideMark/>
          </w:tcPr>
          <w:p w:rsidRPr="00443E4E" w:rsidR="00810DE0" w:rsidP="00AE5524" w:rsidRDefault="00810DE0" w14:paraId="2E674E5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S</w:t>
            </w:r>
          </w:p>
        </w:tc>
        <w:tc>
          <w:tcPr>
            <w:tcW w:w="148" w:type="pct"/>
            <w:noWrap/>
            <w:hideMark/>
          </w:tcPr>
          <w:p w:rsidRPr="00443E4E" w:rsidR="00810DE0" w:rsidP="00AE5524" w:rsidRDefault="00810DE0" w14:paraId="4C34A8F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R</w:t>
            </w:r>
          </w:p>
        </w:tc>
        <w:tc>
          <w:tcPr>
            <w:tcW w:w="148" w:type="pct"/>
            <w:noWrap/>
            <w:hideMark/>
          </w:tcPr>
          <w:p w:rsidRPr="00443E4E" w:rsidR="00810DE0" w:rsidP="00AE5524" w:rsidRDefault="00810DE0" w14:paraId="1B43956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443E4E">
              <w:rPr>
                <w:rFonts w:ascii="Calibri" w:hAnsi="Calibri" w:eastAsia="Times New Roman" w:cs="Calibri"/>
                <w:color w:val="000000"/>
                <w:lang w:val="en-IN"/>
              </w:rPr>
              <w:t>E</w:t>
            </w:r>
          </w:p>
        </w:tc>
        <w:tc>
          <w:tcPr>
            <w:tcW w:w="318" w:type="pct"/>
            <w:noWrap/>
            <w:hideMark/>
          </w:tcPr>
          <w:p w:rsidRPr="008B47B5" w:rsidR="00810DE0" w:rsidP="00AE5524" w:rsidRDefault="00810DE0" w14:paraId="0AC8543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1</w:t>
            </w:r>
          </w:p>
        </w:tc>
        <w:tc>
          <w:tcPr>
            <w:tcW w:w="318" w:type="pct"/>
            <w:noWrap/>
            <w:hideMark/>
          </w:tcPr>
          <w:p w:rsidRPr="008B47B5" w:rsidR="00810DE0" w:rsidP="00AE5524" w:rsidRDefault="00810DE0" w14:paraId="425263E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p>
        </w:tc>
        <w:tc>
          <w:tcPr>
            <w:tcW w:w="318" w:type="pct"/>
            <w:noWrap/>
            <w:hideMark/>
          </w:tcPr>
          <w:p w:rsidRPr="005A041C" w:rsidR="00810DE0" w:rsidP="00AE5524" w:rsidRDefault="00810DE0" w14:paraId="6DCF135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810DE0" w:rsidP="00AE5524" w:rsidRDefault="00810DE0" w14:paraId="3C25F7E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810DE0" w:rsidP="00AE5524" w:rsidRDefault="00810DE0" w14:paraId="17A51AB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810DE0" w:rsidP="00AE5524" w:rsidRDefault="00810DE0" w14:paraId="33FF7DC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810DE0" w:rsidP="00AE5524" w:rsidRDefault="00810DE0" w14:paraId="6B883EA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8B47B5" w:rsidR="00810DE0" w:rsidP="00AE5524" w:rsidRDefault="00810DE0" w14:paraId="64D9BD2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3</w:t>
            </w:r>
          </w:p>
        </w:tc>
        <w:tc>
          <w:tcPr>
            <w:tcW w:w="318" w:type="pct"/>
            <w:noWrap/>
            <w:hideMark/>
          </w:tcPr>
          <w:p w:rsidRPr="005A041C" w:rsidR="00810DE0" w:rsidP="00AE5524" w:rsidRDefault="00810DE0" w14:paraId="103A6B7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20" w:type="pct"/>
            <w:noWrap/>
            <w:hideMark/>
          </w:tcPr>
          <w:p w:rsidRPr="008B47B5" w:rsidR="00810DE0" w:rsidP="00AE5524" w:rsidRDefault="00810DE0" w14:paraId="2C3A90F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highlight w:val="yellow"/>
                <w:lang w:val="en-IN"/>
              </w:rPr>
            </w:pPr>
            <w:r w:rsidRPr="008B47B5">
              <w:rPr>
                <w:rFonts w:ascii="Calibri" w:hAnsi="Calibri" w:eastAsia="Times New Roman" w:cs="Calibri"/>
                <w:color w:val="000000"/>
                <w:highlight w:val="yellow"/>
                <w:lang w:val="en-IN"/>
              </w:rPr>
              <w:t>2</w:t>
            </w:r>
          </w:p>
        </w:tc>
      </w:tr>
    </w:tbl>
    <w:p w:rsidR="006841E4" w:rsidP="00AE5524" w:rsidRDefault="006841E4" w14:paraId="0A37434F" w14:textId="77777777"/>
    <w:p w:rsidR="00361D35" w:rsidP="00AE5524" w:rsidRDefault="00361D35" w14:paraId="747E5635" w14:textId="77777777">
      <w:pPr>
        <w:sectPr w:rsidR="00361D35" w:rsidSect="00810DE0">
          <w:pgSz w:w="15840" w:h="12240" w:orient="landscape"/>
          <w:pgMar w:top="720" w:right="720" w:bottom="720" w:left="720" w:header="720" w:footer="720" w:gutter="0"/>
          <w:pgNumType w:start="1"/>
          <w:cols w:space="720"/>
          <w:docGrid w:linePitch="299"/>
        </w:sectPr>
      </w:pPr>
    </w:p>
    <w:p w:rsidR="00F14961" w:rsidP="00AE5524" w:rsidRDefault="00810DE0" w14:paraId="5B7DD88E" w14:textId="34490FA9">
      <w:pPr>
        <w:pStyle w:val="Heading3"/>
      </w:pPr>
      <w:r>
        <w:t>Explanation</w:t>
      </w:r>
      <w:r w:rsidR="00200757">
        <w:t xml:space="preserve"> of mapping table</w:t>
      </w:r>
    </w:p>
    <w:p w:rsidR="005D210E" w:rsidP="00AE5524" w:rsidRDefault="00E8011F" w14:paraId="517AE499" w14:textId="77777777">
      <w:pPr>
        <w:pStyle w:val="ListParagraph"/>
        <w:numPr>
          <w:ilvl w:val="0"/>
          <w:numId w:val="19"/>
        </w:numPr>
      </w:pPr>
      <w:r w:rsidRPr="7C15921F">
        <w:rPr>
          <w:lang w:val="en-US"/>
        </w:rPr>
        <w:t xml:space="preserve">Sr. no. refers to serial number of the </w:t>
      </w:r>
      <w:r w:rsidRPr="7C15921F" w:rsidR="00810DE0">
        <w:rPr>
          <w:lang w:val="en-US"/>
        </w:rPr>
        <w:t>Pathway</w:t>
      </w:r>
      <w:r w:rsidRPr="7C15921F" w:rsidR="00700AD6">
        <w:rPr>
          <w:lang w:val="en-US"/>
        </w:rPr>
        <w:t>.</w:t>
      </w:r>
      <w:r w:rsidRPr="7C15921F" w:rsidR="00810DE0">
        <w:rPr>
          <w:lang w:val="en-US"/>
        </w:rPr>
        <w:t xml:space="preserve"> </w:t>
      </w:r>
      <w:r w:rsidRPr="7C15921F" w:rsidR="000B1A2D">
        <w:rPr>
          <w:lang w:val="en-US"/>
        </w:rPr>
        <w:t xml:space="preserve"> </w:t>
      </w:r>
    </w:p>
    <w:p w:rsidR="00810DE0" w:rsidP="00AE5524" w:rsidRDefault="00700AD6" w14:paraId="55C362EB" w14:textId="57CC3E32">
      <w:pPr>
        <w:pStyle w:val="ListParagraph"/>
        <w:numPr>
          <w:ilvl w:val="0"/>
          <w:numId w:val="19"/>
        </w:numPr>
      </w:pPr>
      <w:r w:rsidRPr="7C15921F">
        <w:rPr>
          <w:lang w:val="en-US"/>
        </w:rPr>
        <w:t xml:space="preserve">Pathway </w:t>
      </w:r>
      <w:r w:rsidRPr="7C15921F" w:rsidR="00810DE0">
        <w:rPr>
          <w:lang w:val="en-US"/>
        </w:rPr>
        <w:t>refer</w:t>
      </w:r>
      <w:r w:rsidRPr="7C15921F">
        <w:rPr>
          <w:lang w:val="en-US"/>
        </w:rPr>
        <w:t>s</w:t>
      </w:r>
      <w:r w:rsidRPr="7C15921F" w:rsidR="00810DE0">
        <w:rPr>
          <w:lang w:val="en-US"/>
        </w:rPr>
        <w:t xml:space="preserve"> to name of all the career pathway</w:t>
      </w:r>
      <w:r w:rsidRPr="7C15921F" w:rsidR="001B7FE1">
        <w:rPr>
          <w:lang w:val="en-US"/>
        </w:rPr>
        <w:t>s</w:t>
      </w:r>
      <w:r w:rsidRPr="7C15921F" w:rsidR="00EE4FED">
        <w:rPr>
          <w:lang w:val="en-US"/>
        </w:rPr>
        <w:t>.</w:t>
      </w:r>
    </w:p>
    <w:p w:rsidR="005D210E" w:rsidP="00AE5524" w:rsidRDefault="005D210E" w14:paraId="7C7AAC0C" w14:textId="48FBC733">
      <w:pPr>
        <w:pStyle w:val="ListParagraph"/>
        <w:numPr>
          <w:ilvl w:val="0"/>
          <w:numId w:val="19"/>
        </w:numPr>
      </w:pPr>
      <w:r>
        <w:t>In personality cells</w:t>
      </w:r>
    </w:p>
    <w:p w:rsidR="00EE4FED" w:rsidP="00AE5524" w:rsidRDefault="001B7FE1" w14:paraId="6A993EC6" w14:textId="6313912C">
      <w:pPr>
        <w:ind w:left="720" w:firstLine="720"/>
      </w:pPr>
      <w:r w:rsidRPr="7C15921F">
        <w:rPr>
          <w:lang w:val="en-US"/>
        </w:rPr>
        <w:t xml:space="preserve">P1 is topmost personality </w:t>
      </w:r>
      <w:r w:rsidRPr="7C15921F" w:rsidR="004A18C4">
        <w:rPr>
          <w:lang w:val="en-US"/>
        </w:rPr>
        <w:t>trait</w:t>
      </w:r>
      <w:r w:rsidRPr="7C15921F" w:rsidR="00010CBF">
        <w:rPr>
          <w:lang w:val="en-US"/>
        </w:rPr>
        <w:t xml:space="preserve"> for given career pathway.</w:t>
      </w:r>
    </w:p>
    <w:p w:rsidR="004A18C4" w:rsidP="00AE5524" w:rsidRDefault="004A18C4" w14:paraId="6A57E291" w14:textId="0C0BC3F1">
      <w:pPr>
        <w:ind w:left="720" w:firstLine="720"/>
      </w:pPr>
      <w:r w:rsidRPr="7C15921F">
        <w:rPr>
          <w:lang w:val="en-US"/>
        </w:rPr>
        <w:t>P2 is second topmost personality trait</w:t>
      </w:r>
      <w:r w:rsidRPr="7C15921F" w:rsidR="00010CBF">
        <w:rPr>
          <w:lang w:val="en-US"/>
        </w:rPr>
        <w:t xml:space="preserve"> for given career pathway.</w:t>
      </w:r>
    </w:p>
    <w:p w:rsidR="004A18C4" w:rsidP="00AE5524" w:rsidRDefault="004A18C4" w14:paraId="315208D7" w14:textId="72B71774">
      <w:pPr>
        <w:ind w:left="720" w:firstLine="720"/>
      </w:pPr>
      <w:r w:rsidRPr="7C15921F">
        <w:rPr>
          <w:lang w:val="en-US"/>
        </w:rPr>
        <w:t>P3 is third topmost personality trait</w:t>
      </w:r>
      <w:r w:rsidRPr="7C15921F" w:rsidR="00010CBF">
        <w:rPr>
          <w:lang w:val="en-US"/>
        </w:rPr>
        <w:t xml:space="preserve"> for given career pathway.</w:t>
      </w:r>
    </w:p>
    <w:p w:rsidR="005D210E" w:rsidP="00AE5524" w:rsidRDefault="00C11D9A" w14:paraId="76BD3316" w14:textId="3EA7BFDE">
      <w:pPr>
        <w:ind w:left="720" w:firstLine="720"/>
      </w:pPr>
      <w:r>
        <w:t xml:space="preserve">Under </w:t>
      </w:r>
      <w:r w:rsidR="005D210E">
        <w:t>personality cells: headings refer to</w:t>
      </w:r>
    </w:p>
    <w:p w:rsidR="005D210E" w:rsidP="00AE5524" w:rsidRDefault="005D210E" w14:paraId="535DDC2F" w14:textId="77777777">
      <w:pPr>
        <w:ind w:left="1800" w:firstLine="360"/>
      </w:pPr>
      <w:r>
        <w:t>R: Realistic</w:t>
      </w:r>
    </w:p>
    <w:p w:rsidR="005D210E" w:rsidP="00AE5524" w:rsidRDefault="005D210E" w14:paraId="52D4E764" w14:textId="77777777">
      <w:pPr>
        <w:ind w:left="1440" w:firstLine="720"/>
      </w:pPr>
      <w:r>
        <w:t>I: Investigative</w:t>
      </w:r>
    </w:p>
    <w:p w:rsidR="005D210E" w:rsidP="00AE5524" w:rsidRDefault="005D210E" w14:paraId="4CBDCBE2" w14:textId="77777777">
      <w:pPr>
        <w:ind w:left="1980" w:firstLine="180"/>
      </w:pPr>
      <w:r>
        <w:t>A: Artistic</w:t>
      </w:r>
    </w:p>
    <w:p w:rsidR="005D210E" w:rsidP="00AE5524" w:rsidRDefault="005D210E" w14:paraId="28436DCD" w14:textId="77777777">
      <w:pPr>
        <w:ind w:left="1571" w:firstLine="589"/>
      </w:pPr>
      <w:r>
        <w:t>S: Social</w:t>
      </w:r>
    </w:p>
    <w:p w:rsidR="005D210E" w:rsidP="00AE5524" w:rsidRDefault="005D210E" w14:paraId="3DD81D00" w14:textId="77777777">
      <w:pPr>
        <w:ind w:left="1980" w:firstLine="180"/>
      </w:pPr>
      <w:r>
        <w:t>E: Enterprising</w:t>
      </w:r>
    </w:p>
    <w:p w:rsidR="005D210E" w:rsidP="00AE5524" w:rsidRDefault="005D210E" w14:paraId="26DD6670" w14:textId="77777777">
      <w:pPr>
        <w:ind w:left="1571" w:firstLine="589"/>
      </w:pPr>
      <w:r>
        <w:t>C: Conventional</w:t>
      </w:r>
    </w:p>
    <w:p w:rsidR="005D210E" w:rsidP="00AE5524" w:rsidRDefault="00AD1B48" w14:paraId="1526FF0A" w14:textId="02CA69E8">
      <w:pPr>
        <w:pStyle w:val="ListParagraph"/>
        <w:numPr>
          <w:ilvl w:val="0"/>
          <w:numId w:val="20"/>
        </w:numPr>
      </w:pPr>
      <w:r>
        <w:t>Under Ability section</w:t>
      </w:r>
    </w:p>
    <w:p w:rsidR="005D210E" w:rsidP="00AE5524" w:rsidRDefault="005D210E" w14:paraId="34E2DCDC" w14:textId="77777777">
      <w:pPr>
        <w:ind w:left="360"/>
      </w:pPr>
    </w:p>
    <w:p w:rsidR="005C5B26" w:rsidP="00AE5524" w:rsidRDefault="005C5B26" w14:paraId="20642CDC" w14:textId="1412EB8B">
      <w:pPr>
        <w:ind w:left="2160"/>
      </w:pPr>
      <w:r>
        <w:t>Ab (Ability) 1</w:t>
      </w:r>
      <w:r w:rsidRPr="000B1A2D">
        <w:rPr>
          <w:rFonts w:ascii="Arial Unicode MS" w:hAnsi="Arial Unicode MS" w:eastAsia="Arial Unicode MS" w:cs="Arial Unicode MS"/>
        </w:rPr>
        <w:t>→</w:t>
      </w:r>
      <w:r>
        <w:t xml:space="preserve"> Communication </w:t>
      </w:r>
    </w:p>
    <w:p w:rsidR="005C5B26" w:rsidP="00AE5524" w:rsidRDefault="005C5B26" w14:paraId="3E19AB38" w14:textId="65BCA133">
      <w:pPr>
        <w:ind w:left="2160"/>
      </w:pPr>
      <w:r>
        <w:t xml:space="preserve">Ab (Ability) 2 </w:t>
      </w:r>
      <w:r w:rsidRPr="000B1A2D">
        <w:rPr>
          <w:rFonts w:ascii="Arial Unicode MS" w:hAnsi="Arial Unicode MS" w:eastAsia="Arial Unicode MS" w:cs="Arial Unicode MS"/>
        </w:rPr>
        <w:t xml:space="preserve">→ </w:t>
      </w:r>
      <w:r>
        <w:t xml:space="preserve">Decision making &amp; problem solving </w:t>
      </w:r>
    </w:p>
    <w:p w:rsidR="005C5B26" w:rsidP="00AE5524" w:rsidRDefault="005C5B26" w14:paraId="79CA5F21" w14:textId="438DA4E7">
      <w:pPr>
        <w:ind w:left="2160"/>
      </w:pPr>
      <w:r>
        <w:t xml:space="preserve">Ab (Ability) 3 </w:t>
      </w:r>
      <w:r w:rsidRPr="000B1A2D">
        <w:rPr>
          <w:rFonts w:ascii="Arial Unicode MS" w:hAnsi="Arial Unicode MS" w:eastAsia="Arial Unicode MS" w:cs="Arial Unicode MS"/>
        </w:rPr>
        <w:t xml:space="preserve">→ </w:t>
      </w:r>
      <w:r>
        <w:t xml:space="preserve">Speed and accuracy </w:t>
      </w:r>
    </w:p>
    <w:p w:rsidR="005C5B26" w:rsidP="00AE5524" w:rsidRDefault="005C5B26" w14:paraId="63B06262" w14:textId="7C9E82B3">
      <w:pPr>
        <w:ind w:left="2160"/>
      </w:pPr>
      <w:r>
        <w:t xml:space="preserve">Ab (Ability) 4 </w:t>
      </w:r>
      <w:r w:rsidRPr="000B1A2D">
        <w:rPr>
          <w:rFonts w:ascii="Arial Unicode MS" w:hAnsi="Arial Unicode MS" w:eastAsia="Arial Unicode MS" w:cs="Arial Unicode MS"/>
        </w:rPr>
        <w:t xml:space="preserve">→ </w:t>
      </w:r>
      <w:r>
        <w:t xml:space="preserve">Creativity </w:t>
      </w:r>
    </w:p>
    <w:p w:rsidR="005C5B26" w:rsidP="00AE5524" w:rsidRDefault="005C5B26" w14:paraId="00BB2AF0" w14:textId="3F7294FD">
      <w:pPr>
        <w:ind w:left="2160"/>
      </w:pPr>
      <w:r>
        <w:t xml:space="preserve">Ab (Ability) 5 </w:t>
      </w:r>
      <w:r w:rsidRPr="000B1A2D">
        <w:rPr>
          <w:rFonts w:ascii="Arial Unicode MS" w:hAnsi="Arial Unicode MS" w:eastAsia="Arial Unicode MS" w:cs="Arial Unicode MS"/>
        </w:rPr>
        <w:t xml:space="preserve">→ </w:t>
      </w:r>
      <w:r>
        <w:t xml:space="preserve">Computational </w:t>
      </w:r>
    </w:p>
    <w:p w:rsidR="005C5B26" w:rsidP="00AE5524" w:rsidRDefault="005C5B26" w14:paraId="276AEACB" w14:textId="5AFFF453">
      <w:pPr>
        <w:ind w:left="2160"/>
      </w:pPr>
      <w:r>
        <w:t xml:space="preserve">Ab (Ability) 6 </w:t>
      </w:r>
      <w:r w:rsidRPr="000B1A2D">
        <w:rPr>
          <w:rFonts w:ascii="Arial Unicode MS" w:hAnsi="Arial Unicode MS" w:eastAsia="Arial Unicode MS" w:cs="Arial Unicode MS"/>
        </w:rPr>
        <w:t xml:space="preserve">→ </w:t>
      </w:r>
      <w:r>
        <w:t xml:space="preserve">Logical reasoning </w:t>
      </w:r>
    </w:p>
    <w:p w:rsidR="005C5B26" w:rsidP="00AE5524" w:rsidRDefault="005C5B26" w14:paraId="4BBE2AAA" w14:textId="2BEE0874">
      <w:pPr>
        <w:ind w:left="2160"/>
      </w:pPr>
      <w:r w:rsidRPr="7C15921F">
        <w:rPr>
          <w:lang w:val="en-US"/>
        </w:rPr>
        <w:t xml:space="preserve">Ab (Ability) 7 </w:t>
      </w:r>
      <w:r w:rsidRPr="7C15921F">
        <w:rPr>
          <w:rFonts w:ascii="Arial Unicode MS" w:hAnsi="Arial Unicode MS" w:eastAsia="Arial Unicode MS" w:cs="Arial Unicode MS"/>
          <w:lang w:val="en-US"/>
        </w:rPr>
        <w:t xml:space="preserve">→ </w:t>
      </w:r>
      <w:r w:rsidRPr="7C15921F">
        <w:rPr>
          <w:lang w:val="en-US"/>
        </w:rPr>
        <w:t xml:space="preserve">Form perception </w:t>
      </w:r>
    </w:p>
    <w:p w:rsidR="005C5B26" w:rsidP="00AE5524" w:rsidRDefault="005C5B26" w14:paraId="59779496" w14:textId="21971E8F">
      <w:pPr>
        <w:ind w:left="2160"/>
      </w:pPr>
      <w:r>
        <w:t xml:space="preserve">Ab (Ability) 8 </w:t>
      </w:r>
      <w:r w:rsidRPr="000B1A2D">
        <w:rPr>
          <w:rFonts w:ascii="Arial Unicode MS" w:hAnsi="Arial Unicode MS" w:eastAsia="Arial Unicode MS" w:cs="Arial Unicode MS"/>
        </w:rPr>
        <w:t xml:space="preserve">→ </w:t>
      </w:r>
      <w:r>
        <w:t xml:space="preserve">Technical </w:t>
      </w:r>
    </w:p>
    <w:p w:rsidR="005C5B26" w:rsidP="00AE5524" w:rsidRDefault="005C5B26" w14:paraId="5B8C11F6" w14:textId="5D1E30C6">
      <w:pPr>
        <w:ind w:left="2160"/>
      </w:pPr>
      <w:r>
        <w:t xml:space="preserve">Ab (Ability) 9 </w:t>
      </w:r>
      <w:r w:rsidRPr="000B1A2D">
        <w:rPr>
          <w:rFonts w:ascii="Arial Unicode MS" w:hAnsi="Arial Unicode MS" w:eastAsia="Arial Unicode MS" w:cs="Arial Unicode MS"/>
        </w:rPr>
        <w:t xml:space="preserve">→ </w:t>
      </w:r>
      <w:r>
        <w:t>Motor movement</w:t>
      </w:r>
    </w:p>
    <w:p w:rsidR="005C5B26" w:rsidP="00AE5524" w:rsidRDefault="005C5B26" w14:paraId="2799F18C" w14:textId="0072AD40">
      <w:pPr>
        <w:ind w:left="2160"/>
      </w:pPr>
      <w:r>
        <w:t xml:space="preserve">Ab (Ability) 10 </w:t>
      </w:r>
      <w:r w:rsidRPr="000B1A2D">
        <w:rPr>
          <w:rFonts w:ascii="Arial Unicode MS" w:hAnsi="Arial Unicode MS" w:eastAsia="Arial Unicode MS" w:cs="Arial Unicode MS"/>
        </w:rPr>
        <w:t xml:space="preserve">→ </w:t>
      </w:r>
      <w:r>
        <w:t>Finger dexterity</w:t>
      </w:r>
    </w:p>
    <w:p w:rsidR="00BF2833" w:rsidP="00AE5524" w:rsidRDefault="00BF2833" w14:paraId="7EA700EF" w14:textId="77777777">
      <w:pPr>
        <w:pStyle w:val="ListParagraph"/>
      </w:pPr>
    </w:p>
    <w:p w:rsidR="00365A2A" w:rsidP="00AE5524" w:rsidRDefault="00365A2A" w14:paraId="08964A75" w14:textId="01502EB2">
      <w:pPr>
        <w:pStyle w:val="ListParagraph"/>
        <w:ind w:left="1440" w:firstLine="720"/>
      </w:pPr>
      <w:r>
        <w:t>NOTE: RANKING IS IMPORTANT</w:t>
      </w:r>
      <w:r w:rsidR="00CE3953">
        <w:t xml:space="preserve"> (same as section 4)</w:t>
      </w:r>
    </w:p>
    <w:p w:rsidR="000B1A2D" w:rsidP="00AE5524" w:rsidRDefault="000B1A2D" w14:paraId="6C173E28" w14:textId="77777777">
      <w:pPr>
        <w:pStyle w:val="ListParagraph"/>
      </w:pPr>
    </w:p>
    <w:p w:rsidR="00C40A96" w:rsidP="00AE5524" w:rsidRDefault="00C40A96" w14:paraId="7A7DC054" w14:textId="65A45329">
      <w:r w:rsidRPr="7C15921F">
        <w:rPr>
          <w:lang w:val="en-US"/>
        </w:rPr>
        <w:t xml:space="preserve">In the ability cells : Number refer to </w:t>
      </w:r>
      <w:r w:rsidRPr="7C15921F" w:rsidR="00765FEF">
        <w:rPr>
          <w:lang w:val="en-US"/>
        </w:rPr>
        <w:t>How important is the ability for a specific pathway.</w:t>
      </w:r>
    </w:p>
    <w:p w:rsidR="00AC4B3D" w:rsidP="00AE5524" w:rsidRDefault="00AC4B3D" w14:paraId="7CC640CB" w14:textId="171B0536" w14:noSpellErr="1">
      <w:pPr>
        <w:pStyle w:val="ListParagraph"/>
        <w:ind w:left="1440" w:firstLine="720"/>
      </w:pPr>
      <w:r w:rsidRPr="0E4DAA93" w:rsidR="00AC4B3D">
        <w:rPr>
          <w:lang w:val="en-US"/>
        </w:rPr>
        <w:t>Here</w:t>
      </w:r>
      <w:r w:rsidRPr="0E4DAA93" w:rsidR="00AC4B3D">
        <w:rPr>
          <w:lang w:val="en-US"/>
        </w:rPr>
        <w:t xml:space="preserve"> 1 is most important and 5 is le</w:t>
      </w:r>
      <w:r w:rsidRPr="0E4DAA93" w:rsidR="005F37A1">
        <w:rPr>
          <w:lang w:val="en-US"/>
        </w:rPr>
        <w:t>ss</w:t>
      </w:r>
      <w:r w:rsidRPr="0E4DAA93" w:rsidR="00AC4B3D">
        <w:rPr>
          <w:lang w:val="en-US"/>
        </w:rPr>
        <w:t xml:space="preserve"> important</w:t>
      </w:r>
      <w:r w:rsidRPr="0E4DAA93" w:rsidR="00B47B54">
        <w:rPr>
          <w:lang w:val="en-US"/>
        </w:rPr>
        <w:t>.</w:t>
      </w:r>
    </w:p>
    <w:p w:rsidR="002914F2" w:rsidP="00AE5524" w:rsidRDefault="002914F2" w14:paraId="44F2E517" w14:textId="77777777">
      <w:pPr>
        <w:pStyle w:val="ListParagraph"/>
        <w:ind w:left="1440" w:firstLine="720"/>
      </w:pPr>
    </w:p>
    <w:p w:rsidR="002914F2" w:rsidP="00AE5524" w:rsidRDefault="002914F2" w14:paraId="2D452ADF" w14:textId="77777777">
      <w:pPr>
        <w:pStyle w:val="ListParagraph"/>
        <w:ind w:left="1440" w:firstLine="720"/>
      </w:pPr>
    </w:p>
    <w:p w:rsidR="00765FEF" w:rsidP="00AE5524" w:rsidRDefault="00765FEF" w14:paraId="140E43A3" w14:textId="38FCD031">
      <w:r>
        <w:t>For example: for pathway of Architecture</w:t>
      </w:r>
    </w:p>
    <w:p w:rsidR="005C2763" w:rsidP="00AE5524" w:rsidRDefault="00AC4B3D" w14:paraId="765AFF83" w14:textId="5D04E2AD">
      <w:pPr>
        <w:ind w:left="3670" w:firstLine="55"/>
      </w:pPr>
      <w:r>
        <w:t xml:space="preserve">1. </w:t>
      </w:r>
      <w:r w:rsidR="005C2763">
        <w:t>Ab 4</w:t>
      </w:r>
      <w:r w:rsidRPr="007F1D07" w:rsidR="00532AA4">
        <w:rPr>
          <w:rFonts w:ascii="Arial Unicode MS" w:hAnsi="Arial Unicode MS" w:eastAsia="Arial Unicode MS" w:cs="Arial Unicode MS"/>
        </w:rPr>
        <w:t>→ Creativity</w:t>
      </w:r>
    </w:p>
    <w:p w:rsidR="00532AA4" w:rsidP="00AE5524" w:rsidRDefault="00AC4B3D" w14:paraId="3FBD774E" w14:textId="646212D4">
      <w:pPr>
        <w:pStyle w:val="ListParagraph"/>
        <w:ind w:left="3725"/>
      </w:pPr>
      <w:r>
        <w:t xml:space="preserve">2. </w:t>
      </w:r>
      <w:r w:rsidR="005C2763">
        <w:t>Ab 2</w:t>
      </w:r>
      <w:r w:rsidR="00532AA4">
        <w:t xml:space="preserve"> </w:t>
      </w:r>
      <w:r w:rsidRPr="005C5B26" w:rsidR="00532AA4">
        <w:rPr>
          <w:rFonts w:ascii="Arial Unicode MS" w:hAnsi="Arial Unicode MS" w:eastAsia="Arial Unicode MS" w:cs="Arial Unicode MS"/>
        </w:rPr>
        <w:t>→</w:t>
      </w:r>
      <w:r w:rsidR="00532AA4">
        <w:rPr>
          <w:rFonts w:ascii="Arial Unicode MS" w:hAnsi="Arial Unicode MS" w:eastAsia="Arial Unicode MS" w:cs="Arial Unicode MS"/>
        </w:rPr>
        <w:t xml:space="preserve"> Decision making and Problem solving</w:t>
      </w:r>
    </w:p>
    <w:p w:rsidR="005C2763" w:rsidP="00AE5524" w:rsidRDefault="00AC4B3D" w14:paraId="4ADEC745" w14:textId="5F4AFF86">
      <w:pPr>
        <w:pStyle w:val="ListParagraph"/>
        <w:ind w:left="3725"/>
      </w:pPr>
      <w:r>
        <w:t xml:space="preserve">3. </w:t>
      </w:r>
      <w:r w:rsidR="005C2763">
        <w:t>Ab 5</w:t>
      </w:r>
      <w:r w:rsidR="00532AA4">
        <w:t xml:space="preserve"> </w:t>
      </w:r>
      <w:r w:rsidRPr="005C5B26" w:rsidR="00532AA4">
        <w:rPr>
          <w:rFonts w:ascii="Arial Unicode MS" w:hAnsi="Arial Unicode MS" w:eastAsia="Arial Unicode MS" w:cs="Arial Unicode MS"/>
        </w:rPr>
        <w:t>→</w:t>
      </w:r>
      <w:r>
        <w:rPr>
          <w:rFonts w:ascii="Arial Unicode MS" w:hAnsi="Arial Unicode MS" w:eastAsia="Arial Unicode MS" w:cs="Arial Unicode MS"/>
        </w:rPr>
        <w:t xml:space="preserve"> Computational</w:t>
      </w:r>
    </w:p>
    <w:p w:rsidR="005C2763" w:rsidP="00AE5524" w:rsidRDefault="00AC4B3D" w14:paraId="0150F1EC" w14:textId="609EAB9F">
      <w:pPr>
        <w:pStyle w:val="ListParagraph"/>
        <w:ind w:left="3725"/>
      </w:pPr>
      <w:r>
        <w:t xml:space="preserve">4. </w:t>
      </w:r>
      <w:r w:rsidR="005C2763">
        <w:t>Ab 8</w:t>
      </w:r>
      <w:r w:rsidR="00FC1E55">
        <w:t xml:space="preserve"> </w:t>
      </w:r>
      <w:r w:rsidRPr="005C5B26" w:rsidR="00FC1E55">
        <w:rPr>
          <w:rFonts w:ascii="Arial Unicode MS" w:hAnsi="Arial Unicode MS" w:eastAsia="Arial Unicode MS" w:cs="Arial Unicode MS"/>
        </w:rPr>
        <w:t>→</w:t>
      </w:r>
      <w:r w:rsidR="00FC1E55">
        <w:rPr>
          <w:rFonts w:ascii="Arial Unicode MS" w:hAnsi="Arial Unicode MS" w:eastAsia="Arial Unicode MS" w:cs="Arial Unicode MS"/>
        </w:rPr>
        <w:t xml:space="preserve"> Technical</w:t>
      </w:r>
    </w:p>
    <w:p w:rsidR="005C2763" w:rsidP="00AE5524" w:rsidRDefault="00AC4B3D" w14:paraId="5F06F5DB" w14:textId="2E13A4E3">
      <w:pPr>
        <w:pStyle w:val="ListParagraph"/>
        <w:ind w:left="3725"/>
      </w:pPr>
      <w:r>
        <w:t xml:space="preserve">5. </w:t>
      </w:r>
      <w:r w:rsidR="005C2763">
        <w:t>Ab 3</w:t>
      </w:r>
      <w:r w:rsidR="00FC1E55">
        <w:t xml:space="preserve"> </w:t>
      </w:r>
      <w:r w:rsidRPr="005C5B26" w:rsidR="00FC1E55">
        <w:rPr>
          <w:rFonts w:ascii="Arial Unicode MS" w:hAnsi="Arial Unicode MS" w:eastAsia="Arial Unicode MS" w:cs="Arial Unicode MS"/>
        </w:rPr>
        <w:t>→</w:t>
      </w:r>
      <w:r w:rsidR="00FC1E55">
        <w:rPr>
          <w:rFonts w:ascii="Arial Unicode MS" w:hAnsi="Arial Unicode MS" w:eastAsia="Arial Unicode MS" w:cs="Arial Unicode MS"/>
        </w:rPr>
        <w:t xml:space="preserve"> Speed and Accuracy</w:t>
      </w:r>
    </w:p>
    <w:p w:rsidR="00F542FF" w:rsidP="00AE5524" w:rsidRDefault="003B2A6C" w14:paraId="00B9EE6A" w14:textId="71695434">
      <w:pPr>
        <w:ind w:left="720"/>
      </w:pPr>
      <w:r w:rsidRPr="7C15921F">
        <w:rPr>
          <w:lang w:val="en-US"/>
        </w:rPr>
        <w:t>So creativity is most important ability and speed and accuracy is 5</w:t>
      </w:r>
      <w:r w:rsidRPr="7C15921F">
        <w:rPr>
          <w:vertAlign w:val="superscript"/>
          <w:lang w:val="en-US"/>
        </w:rPr>
        <w:t>th</w:t>
      </w:r>
      <w:r w:rsidRPr="7C15921F">
        <w:rPr>
          <w:lang w:val="en-US"/>
        </w:rPr>
        <w:t xml:space="preserve"> most important ability</w:t>
      </w:r>
      <w:r w:rsidRPr="7C15921F" w:rsidR="005F37A1">
        <w:rPr>
          <w:lang w:val="en-US"/>
        </w:rPr>
        <w:t>.</w:t>
      </w:r>
    </w:p>
    <w:p w:rsidR="00F542FF" w:rsidP="00AE5524" w:rsidRDefault="00F542FF" w14:paraId="069882E2" w14:textId="77777777">
      <w:pPr>
        <w:pStyle w:val="Heading3"/>
        <w:spacing w:before="0"/>
      </w:pPr>
      <w:r>
        <w:t>Example 1:</w:t>
      </w:r>
    </w:p>
    <w:p w:rsidR="00F542FF" w:rsidP="00AE5524" w:rsidRDefault="007D0759" w14:paraId="2ABB8260" w14:textId="25904DD7">
      <w:pPr>
        <w:pStyle w:val="Heading3"/>
      </w:pPr>
      <w:r w:rsidRPr="7C15921F">
        <w:rPr>
          <w:lang w:val="en-US"/>
        </w:rPr>
        <w:t xml:space="preserve">Step 1: For </w:t>
      </w:r>
      <w:r w:rsidRPr="7C15921F" w:rsidR="00892203">
        <w:rPr>
          <w:lang w:val="en-US"/>
        </w:rPr>
        <w:t xml:space="preserve">Student </w:t>
      </w:r>
      <w:r w:rsidRPr="7C15921F" w:rsidR="00BE6ADD">
        <w:rPr>
          <w:lang w:val="en-US"/>
        </w:rPr>
        <w:t>X,</w:t>
      </w:r>
      <w:r w:rsidRPr="7C15921F">
        <w:rPr>
          <w:lang w:val="en-US"/>
        </w:rPr>
        <w:t xml:space="preserve"> </w:t>
      </w:r>
      <w:r w:rsidRPr="7C15921F" w:rsidR="00BE6ADD">
        <w:rPr>
          <w:lang w:val="en-US"/>
        </w:rPr>
        <w:t>t</w:t>
      </w:r>
      <w:r w:rsidRPr="7C15921F" w:rsidR="00F542FF">
        <w:rPr>
          <w:lang w:val="en-US"/>
        </w:rPr>
        <w:t>ake top 3 personalities identified in Section 1</w:t>
      </w:r>
    </w:p>
    <w:p w:rsidR="00F542FF" w:rsidP="00AE5524" w:rsidRDefault="00F542FF" w14:paraId="76856A59" w14:textId="77777777">
      <w:r w:rsidRPr="7C15921F">
        <w:rPr>
          <w:lang w:val="en-US"/>
        </w:rPr>
        <w:t xml:space="preserve">Let’s Assume Top 3 personalities are </w:t>
      </w:r>
    </w:p>
    <w:p w:rsidR="00F542FF" w:rsidP="00AE5524" w:rsidRDefault="00F542FF" w14:paraId="774DD17D" w14:textId="77777777">
      <w:pPr>
        <w:pStyle w:val="ListParagraph"/>
        <w:numPr>
          <w:ilvl w:val="3"/>
          <w:numId w:val="21"/>
        </w:numPr>
      </w:pPr>
      <w:r>
        <w:t xml:space="preserve">Artistic (A), Stanine 8  </w:t>
      </w:r>
    </w:p>
    <w:p w:rsidR="00F542FF" w:rsidP="00AE5524" w:rsidRDefault="00F542FF" w14:paraId="7F6A9DAB" w14:textId="77777777">
      <w:pPr>
        <w:pStyle w:val="ListParagraph"/>
        <w:numPr>
          <w:ilvl w:val="3"/>
          <w:numId w:val="21"/>
        </w:numPr>
      </w:pPr>
      <w:r w:rsidRPr="7C15921F">
        <w:rPr>
          <w:lang w:val="en-US"/>
        </w:rPr>
        <w:t>Conventional  (C) Stanine 7</w:t>
      </w:r>
    </w:p>
    <w:p w:rsidR="00F542FF" w:rsidP="00AE5524" w:rsidRDefault="00F542FF" w14:paraId="382FB3AA" w14:textId="77777777">
      <w:pPr>
        <w:pStyle w:val="ListParagraph"/>
        <w:numPr>
          <w:ilvl w:val="3"/>
          <w:numId w:val="21"/>
        </w:numPr>
      </w:pPr>
      <w:r>
        <w:t>Enterprising (E) Stanine 6</w:t>
      </w:r>
    </w:p>
    <w:p w:rsidR="00525B17" w:rsidP="00AE5524" w:rsidRDefault="00525B17" w14:paraId="0E41B75A" w14:textId="3B2BE13D">
      <w:pPr>
        <w:pStyle w:val="Heading3"/>
      </w:pPr>
      <w:r w:rsidRPr="7C15921F">
        <w:rPr>
          <w:lang w:val="en-US"/>
        </w:rPr>
        <w:t xml:space="preserve">Step </w:t>
      </w:r>
      <w:r w:rsidRPr="7C15921F" w:rsidR="00C66676">
        <w:rPr>
          <w:lang w:val="en-US"/>
        </w:rPr>
        <w:t>2</w:t>
      </w:r>
      <w:r w:rsidRPr="7C15921F">
        <w:rPr>
          <w:lang w:val="en-US"/>
        </w:rPr>
        <w:t xml:space="preserve">: Select pathways </w:t>
      </w:r>
      <w:r w:rsidRPr="7C15921F" w:rsidR="006F3527">
        <w:rPr>
          <w:lang w:val="en-US"/>
        </w:rPr>
        <w:t xml:space="preserve">where </w:t>
      </w:r>
      <w:r w:rsidRPr="7C15921F" w:rsidR="00AA0C63">
        <w:rPr>
          <w:lang w:val="en-US"/>
        </w:rPr>
        <w:t>top 3 personalities of the child are present under column P1.</w:t>
      </w:r>
    </w:p>
    <w:p w:rsidR="00AA0C63" w:rsidP="00AE5524" w:rsidRDefault="009016EA" w14:paraId="184BCEA3" w14:textId="4A905E3B">
      <w:r>
        <w:t>Referring to mapping table above:</w:t>
      </w:r>
    </w:p>
    <w:tbl>
      <w:tblPr>
        <w:tblStyle w:val="GridTable4-Accent1"/>
        <w:tblW w:w="5182" w:type="pct"/>
        <w:tblLook w:val="06A0" w:firstRow="1" w:lastRow="0" w:firstColumn="1" w:lastColumn="0" w:noHBand="1" w:noVBand="1"/>
      </w:tblPr>
      <w:tblGrid>
        <w:gridCol w:w="709"/>
        <w:gridCol w:w="6614"/>
        <w:gridCol w:w="789"/>
        <w:gridCol w:w="789"/>
        <w:gridCol w:w="789"/>
      </w:tblGrid>
      <w:tr w:rsidRPr="005A041C" w:rsidR="00427B25" w:rsidTr="007F45D4" w14:paraId="11AD67FF"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366" w:type="pct"/>
          </w:tcPr>
          <w:p w:rsidRPr="005A041C" w:rsidR="00427B25" w:rsidP="00AE5524" w:rsidRDefault="00427B25" w14:paraId="5BF04619" w14:textId="77777777">
            <w:pPr>
              <w:rPr>
                <w:rFonts w:ascii="Calibri" w:hAnsi="Calibri" w:eastAsia="Times New Roman" w:cs="Calibri"/>
                <w:color w:val="000000"/>
                <w:lang w:val="en-IN"/>
              </w:rPr>
            </w:pPr>
          </w:p>
        </w:tc>
        <w:tc>
          <w:tcPr>
            <w:tcW w:w="3413" w:type="pct"/>
            <w:noWrap/>
            <w:hideMark/>
          </w:tcPr>
          <w:p w:rsidRPr="005A041C" w:rsidR="00427B25" w:rsidP="00AE5524" w:rsidRDefault="00EC56F5" w14:paraId="2BBE1370" w14:textId="258F230E">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407" w:type="pct"/>
            <w:noWrap/>
            <w:hideMark/>
          </w:tcPr>
          <w:p w:rsidRPr="005A041C" w:rsidR="00427B25" w:rsidP="00AE5524" w:rsidRDefault="00427B25" w14:paraId="35FC67C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407" w:type="pct"/>
            <w:noWrap/>
            <w:hideMark/>
          </w:tcPr>
          <w:p w:rsidRPr="005A041C" w:rsidR="00427B25" w:rsidP="00AE5524" w:rsidRDefault="00427B25" w14:paraId="2F274BE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407" w:type="pct"/>
            <w:noWrap/>
            <w:hideMark/>
          </w:tcPr>
          <w:p w:rsidRPr="005A041C" w:rsidR="00427B25" w:rsidP="00AE5524" w:rsidRDefault="00427B25" w14:paraId="1198101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r>
      <w:tr w:rsidRPr="005A041C" w:rsidR="00427B25" w:rsidTr="007F45D4" w14:paraId="10C535AA"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427B25" w:rsidP="00AE5524" w:rsidRDefault="00427B25" w14:paraId="447B52D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w:t>
            </w:r>
          </w:p>
        </w:tc>
        <w:tc>
          <w:tcPr>
            <w:tcW w:w="3413" w:type="pct"/>
            <w:shd w:val="clear" w:color="auto" w:fill="D6E3BC" w:themeFill="accent3" w:themeFillTint="66"/>
            <w:noWrap/>
            <w:hideMark/>
          </w:tcPr>
          <w:p w:rsidRPr="005A041C" w:rsidR="00427B25" w:rsidP="00AE5524" w:rsidRDefault="00427B25" w14:paraId="4A26CF1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Architecture</w:t>
            </w:r>
          </w:p>
        </w:tc>
        <w:tc>
          <w:tcPr>
            <w:tcW w:w="407" w:type="pct"/>
            <w:shd w:val="clear" w:color="auto" w:fill="D6E3BC" w:themeFill="accent3" w:themeFillTint="66"/>
            <w:noWrap/>
            <w:hideMark/>
          </w:tcPr>
          <w:p w:rsidRPr="005A041C" w:rsidR="00427B25" w:rsidP="00AE5524" w:rsidRDefault="00427B25" w14:paraId="4DE360E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shd w:val="clear" w:color="auto" w:fill="D6E3BC" w:themeFill="accent3" w:themeFillTint="66"/>
            <w:noWrap/>
            <w:hideMark/>
          </w:tcPr>
          <w:p w:rsidRPr="005A041C" w:rsidR="00427B25" w:rsidP="00AE5524" w:rsidRDefault="00427B25" w14:paraId="270A271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D6E3BC" w:themeFill="accent3" w:themeFillTint="66"/>
            <w:noWrap/>
            <w:hideMark/>
          </w:tcPr>
          <w:p w:rsidRPr="005A041C" w:rsidR="00427B25" w:rsidP="00AE5524" w:rsidRDefault="00427B25" w14:paraId="4B8A394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r>
      <w:tr w:rsidRPr="005A041C" w:rsidR="00427B25" w:rsidTr="007F45D4" w14:paraId="265F7A52"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427B25" w:rsidP="00AE5524" w:rsidRDefault="00427B25" w14:paraId="78A86371"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w:t>
            </w:r>
          </w:p>
        </w:tc>
        <w:tc>
          <w:tcPr>
            <w:tcW w:w="3413" w:type="pct"/>
            <w:shd w:val="clear" w:color="auto" w:fill="D6E3BC" w:themeFill="accent3" w:themeFillTint="66"/>
            <w:noWrap/>
            <w:hideMark/>
          </w:tcPr>
          <w:p w:rsidRPr="005A041C" w:rsidR="00427B25" w:rsidP="00AE5524" w:rsidRDefault="00427B25" w14:paraId="6EFBD81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Art, Design</w:t>
            </w:r>
          </w:p>
        </w:tc>
        <w:tc>
          <w:tcPr>
            <w:tcW w:w="407" w:type="pct"/>
            <w:shd w:val="clear" w:color="auto" w:fill="D6E3BC" w:themeFill="accent3" w:themeFillTint="66"/>
            <w:noWrap/>
            <w:hideMark/>
          </w:tcPr>
          <w:p w:rsidRPr="005A041C" w:rsidR="00427B25" w:rsidP="00AE5524" w:rsidRDefault="00427B25" w14:paraId="4E9DD5E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shd w:val="clear" w:color="auto" w:fill="D6E3BC" w:themeFill="accent3" w:themeFillTint="66"/>
            <w:noWrap/>
            <w:hideMark/>
          </w:tcPr>
          <w:p w:rsidRPr="005A041C" w:rsidR="00427B25" w:rsidP="00AE5524" w:rsidRDefault="00427B25" w14:paraId="1822E56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D6E3BC" w:themeFill="accent3" w:themeFillTint="66"/>
            <w:noWrap/>
            <w:hideMark/>
          </w:tcPr>
          <w:p w:rsidRPr="005A041C" w:rsidR="00427B25" w:rsidP="00AE5524" w:rsidRDefault="00427B25" w14:paraId="0DC7003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427B25" w:rsidTr="007F45D4" w14:paraId="1A483716"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427B25" w:rsidP="00AE5524" w:rsidRDefault="00427B25" w14:paraId="37E474CE"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3</w:t>
            </w:r>
          </w:p>
        </w:tc>
        <w:tc>
          <w:tcPr>
            <w:tcW w:w="3413" w:type="pct"/>
            <w:shd w:val="clear" w:color="auto" w:fill="D6E3BC" w:themeFill="accent3" w:themeFillTint="66"/>
            <w:noWrap/>
            <w:hideMark/>
          </w:tcPr>
          <w:p w:rsidRPr="005A041C" w:rsidR="00427B25" w:rsidP="00AE5524" w:rsidRDefault="00427B25" w14:paraId="5261D49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Entertainment and Mass Media </w:t>
            </w:r>
          </w:p>
        </w:tc>
        <w:tc>
          <w:tcPr>
            <w:tcW w:w="407" w:type="pct"/>
            <w:shd w:val="clear" w:color="auto" w:fill="D6E3BC" w:themeFill="accent3" w:themeFillTint="66"/>
            <w:noWrap/>
            <w:hideMark/>
          </w:tcPr>
          <w:p w:rsidRPr="005A041C" w:rsidR="00427B25" w:rsidP="00AE5524" w:rsidRDefault="00427B25" w14:paraId="0E25387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shd w:val="clear" w:color="auto" w:fill="D6E3BC" w:themeFill="accent3" w:themeFillTint="66"/>
            <w:noWrap/>
            <w:hideMark/>
          </w:tcPr>
          <w:p w:rsidRPr="005A041C" w:rsidR="00427B25" w:rsidP="00AE5524" w:rsidRDefault="00427B25" w14:paraId="44F4DD8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427B25" w:rsidP="00AE5524" w:rsidRDefault="00427B25" w14:paraId="00E2DD1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427B25" w:rsidTr="007F45D4" w14:paraId="6E64C35F"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427B25" w:rsidP="00AE5524" w:rsidRDefault="00427B25" w14:paraId="5F761345"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4</w:t>
            </w:r>
          </w:p>
        </w:tc>
        <w:tc>
          <w:tcPr>
            <w:tcW w:w="3413" w:type="pct"/>
            <w:shd w:val="clear" w:color="auto" w:fill="D6E3BC" w:themeFill="accent3" w:themeFillTint="66"/>
            <w:noWrap/>
            <w:hideMark/>
          </w:tcPr>
          <w:p w:rsidRPr="005A041C" w:rsidR="00427B25" w:rsidP="00AE5524" w:rsidRDefault="00427B25" w14:paraId="4FCE1FF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Management and Administration</w:t>
            </w:r>
          </w:p>
        </w:tc>
        <w:tc>
          <w:tcPr>
            <w:tcW w:w="407" w:type="pct"/>
            <w:shd w:val="clear" w:color="auto" w:fill="D6E3BC" w:themeFill="accent3" w:themeFillTint="66"/>
            <w:noWrap/>
            <w:hideMark/>
          </w:tcPr>
          <w:p w:rsidRPr="005A041C" w:rsidR="00427B25" w:rsidP="00AE5524" w:rsidRDefault="00427B25" w14:paraId="31ACF31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D6E3BC" w:themeFill="accent3" w:themeFillTint="66"/>
            <w:noWrap/>
            <w:hideMark/>
          </w:tcPr>
          <w:p w:rsidRPr="005A041C" w:rsidR="00427B25" w:rsidP="00AE5524" w:rsidRDefault="00427B25" w14:paraId="52F6813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D6E3BC" w:themeFill="accent3" w:themeFillTint="66"/>
            <w:noWrap/>
            <w:hideMark/>
          </w:tcPr>
          <w:p w:rsidRPr="005A041C" w:rsidR="00427B25" w:rsidP="00AE5524" w:rsidRDefault="00427B25" w14:paraId="55C7D5E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427B25" w:rsidTr="007F45D4" w14:paraId="0A9A1765"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427B25" w:rsidP="00AE5524" w:rsidRDefault="00427B25" w14:paraId="2AA7FAEA"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5</w:t>
            </w:r>
          </w:p>
        </w:tc>
        <w:tc>
          <w:tcPr>
            <w:tcW w:w="3413" w:type="pct"/>
            <w:shd w:val="clear" w:color="auto" w:fill="D6E3BC" w:themeFill="accent3" w:themeFillTint="66"/>
            <w:noWrap/>
            <w:hideMark/>
          </w:tcPr>
          <w:p w:rsidRPr="005A041C" w:rsidR="00427B25" w:rsidP="00AE5524" w:rsidRDefault="00427B25" w14:paraId="0951AFF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Banking and Finance</w:t>
            </w:r>
          </w:p>
        </w:tc>
        <w:tc>
          <w:tcPr>
            <w:tcW w:w="407" w:type="pct"/>
            <w:shd w:val="clear" w:color="auto" w:fill="D6E3BC" w:themeFill="accent3" w:themeFillTint="66"/>
            <w:noWrap/>
            <w:hideMark/>
          </w:tcPr>
          <w:p w:rsidRPr="005A041C" w:rsidR="00427B25" w:rsidP="00AE5524" w:rsidRDefault="00427B25" w14:paraId="1DD838C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D6E3BC" w:themeFill="accent3" w:themeFillTint="66"/>
            <w:noWrap/>
            <w:hideMark/>
          </w:tcPr>
          <w:p w:rsidRPr="005A041C" w:rsidR="00427B25" w:rsidP="00AE5524" w:rsidRDefault="00427B25" w14:paraId="0B05E31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D6E3BC" w:themeFill="accent3" w:themeFillTint="66"/>
            <w:noWrap/>
            <w:hideMark/>
          </w:tcPr>
          <w:p w:rsidRPr="005A041C" w:rsidR="00427B25" w:rsidP="00AE5524" w:rsidRDefault="00427B25" w14:paraId="7BE490F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427B25" w:rsidTr="007F45D4" w14:paraId="772A30B0"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427B25" w:rsidP="00AE5524" w:rsidRDefault="00427B25" w14:paraId="54803211"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6</w:t>
            </w:r>
          </w:p>
        </w:tc>
        <w:tc>
          <w:tcPr>
            <w:tcW w:w="3413" w:type="pct"/>
            <w:shd w:val="clear" w:color="auto" w:fill="D6E3BC" w:themeFill="accent3" w:themeFillTint="66"/>
            <w:noWrap/>
            <w:hideMark/>
          </w:tcPr>
          <w:p w:rsidRPr="005A041C" w:rsidR="00427B25" w:rsidP="00AE5524" w:rsidRDefault="00427B25" w14:paraId="550D8EB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LAW Studies </w:t>
            </w:r>
          </w:p>
        </w:tc>
        <w:tc>
          <w:tcPr>
            <w:tcW w:w="407" w:type="pct"/>
            <w:shd w:val="clear" w:color="auto" w:fill="D6E3BC" w:themeFill="accent3" w:themeFillTint="66"/>
            <w:noWrap/>
            <w:hideMark/>
          </w:tcPr>
          <w:p w:rsidRPr="005A041C" w:rsidR="00427B25" w:rsidP="00AE5524" w:rsidRDefault="00427B25" w14:paraId="0429DD5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D6E3BC" w:themeFill="accent3" w:themeFillTint="66"/>
            <w:noWrap/>
            <w:hideMark/>
          </w:tcPr>
          <w:p w:rsidRPr="005A041C" w:rsidR="00427B25" w:rsidP="00AE5524" w:rsidRDefault="00427B25" w14:paraId="551C8BD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D6E3BC" w:themeFill="accent3" w:themeFillTint="66"/>
            <w:noWrap/>
            <w:hideMark/>
          </w:tcPr>
          <w:p w:rsidRPr="005A041C" w:rsidR="00427B25" w:rsidP="00AE5524" w:rsidRDefault="00427B25" w14:paraId="432ED83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427B25" w:rsidTr="007F45D4" w14:paraId="697F16BD"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427B25" w:rsidP="00AE5524" w:rsidRDefault="00427B25" w14:paraId="289AC74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7</w:t>
            </w:r>
          </w:p>
        </w:tc>
        <w:tc>
          <w:tcPr>
            <w:tcW w:w="3413" w:type="pct"/>
            <w:shd w:val="clear" w:color="auto" w:fill="D6E3BC" w:themeFill="accent3" w:themeFillTint="66"/>
            <w:noWrap/>
            <w:hideMark/>
          </w:tcPr>
          <w:p w:rsidRPr="005A041C" w:rsidR="00427B25" w:rsidP="00AE5524" w:rsidRDefault="00427B25" w14:paraId="54DC961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Government and Public Administration</w:t>
            </w:r>
          </w:p>
        </w:tc>
        <w:tc>
          <w:tcPr>
            <w:tcW w:w="407" w:type="pct"/>
            <w:shd w:val="clear" w:color="auto" w:fill="D6E3BC" w:themeFill="accent3" w:themeFillTint="66"/>
            <w:noWrap/>
            <w:hideMark/>
          </w:tcPr>
          <w:p w:rsidRPr="005A041C" w:rsidR="00427B25" w:rsidP="00AE5524" w:rsidRDefault="00427B25" w14:paraId="2D769DE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D6E3BC" w:themeFill="accent3" w:themeFillTint="66"/>
            <w:noWrap/>
            <w:hideMark/>
          </w:tcPr>
          <w:p w:rsidRPr="005A041C" w:rsidR="00427B25" w:rsidP="00AE5524" w:rsidRDefault="00427B25" w14:paraId="3A94DE4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D6E3BC" w:themeFill="accent3" w:themeFillTint="66"/>
            <w:noWrap/>
            <w:hideMark/>
          </w:tcPr>
          <w:p w:rsidRPr="005A041C" w:rsidR="00427B25" w:rsidP="00AE5524" w:rsidRDefault="00427B25" w14:paraId="7C1FC2B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427B25" w:rsidTr="007F45D4" w14:paraId="60CBF507"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427B25" w:rsidP="00AE5524" w:rsidRDefault="00427B25" w14:paraId="4B984C8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8</w:t>
            </w:r>
          </w:p>
        </w:tc>
        <w:tc>
          <w:tcPr>
            <w:tcW w:w="3413" w:type="pct"/>
            <w:shd w:val="clear" w:color="auto" w:fill="D6E3BC" w:themeFill="accent3" w:themeFillTint="66"/>
            <w:noWrap/>
            <w:hideMark/>
          </w:tcPr>
          <w:p w:rsidRPr="005A041C" w:rsidR="00427B25" w:rsidP="00AE5524" w:rsidRDefault="00427B25" w14:paraId="2CBC477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Marketing </w:t>
            </w:r>
          </w:p>
        </w:tc>
        <w:tc>
          <w:tcPr>
            <w:tcW w:w="407" w:type="pct"/>
            <w:shd w:val="clear" w:color="auto" w:fill="D6E3BC" w:themeFill="accent3" w:themeFillTint="66"/>
            <w:noWrap/>
            <w:hideMark/>
          </w:tcPr>
          <w:p w:rsidRPr="005A041C" w:rsidR="00427B25" w:rsidP="00AE5524" w:rsidRDefault="00427B25" w14:paraId="4E0E35B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D6E3BC" w:themeFill="accent3" w:themeFillTint="66"/>
            <w:noWrap/>
            <w:hideMark/>
          </w:tcPr>
          <w:p w:rsidRPr="005A041C" w:rsidR="00427B25" w:rsidP="00AE5524" w:rsidRDefault="00427B25" w14:paraId="12304C2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427B25" w:rsidP="00AE5524" w:rsidRDefault="00427B25" w14:paraId="61E672B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r>
      <w:tr w:rsidRPr="005A041C" w:rsidR="00427B25" w:rsidTr="007F45D4" w14:paraId="72E82DE3"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427B25" w:rsidP="00AE5524" w:rsidRDefault="00427B25" w14:paraId="0B83F4DF"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9</w:t>
            </w:r>
          </w:p>
        </w:tc>
        <w:tc>
          <w:tcPr>
            <w:tcW w:w="3413" w:type="pct"/>
            <w:shd w:val="clear" w:color="auto" w:fill="D6E3BC" w:themeFill="accent3" w:themeFillTint="66"/>
            <w:noWrap/>
            <w:hideMark/>
          </w:tcPr>
          <w:p w:rsidRPr="005A041C" w:rsidR="00427B25" w:rsidP="00AE5524" w:rsidRDefault="00427B25" w14:paraId="6055D4F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Entrepreneurship</w:t>
            </w:r>
          </w:p>
        </w:tc>
        <w:tc>
          <w:tcPr>
            <w:tcW w:w="407" w:type="pct"/>
            <w:shd w:val="clear" w:color="auto" w:fill="D6E3BC" w:themeFill="accent3" w:themeFillTint="66"/>
            <w:noWrap/>
            <w:hideMark/>
          </w:tcPr>
          <w:p w:rsidRPr="005A041C" w:rsidR="00427B25" w:rsidP="00AE5524" w:rsidRDefault="00427B25" w14:paraId="57D9072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D6E3BC" w:themeFill="accent3" w:themeFillTint="66"/>
            <w:noWrap/>
            <w:hideMark/>
          </w:tcPr>
          <w:p w:rsidRPr="005A041C" w:rsidR="00427B25" w:rsidP="00AE5524" w:rsidRDefault="00427B25" w14:paraId="3BF3B50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427B25" w:rsidP="00AE5524" w:rsidRDefault="00427B25" w14:paraId="0F74122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r>
      <w:tr w:rsidRPr="005A041C" w:rsidR="00427B25" w:rsidTr="007F45D4" w14:paraId="75D06EFD"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427B25" w:rsidP="00AE5524" w:rsidRDefault="00427B25" w14:paraId="50355C9E"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10</w:t>
            </w:r>
          </w:p>
        </w:tc>
        <w:tc>
          <w:tcPr>
            <w:tcW w:w="3413" w:type="pct"/>
            <w:shd w:val="clear" w:color="auto" w:fill="D6E3BC" w:themeFill="accent3" w:themeFillTint="66"/>
            <w:noWrap/>
            <w:hideMark/>
          </w:tcPr>
          <w:p w:rsidRPr="005A041C" w:rsidR="00427B25" w:rsidP="00AE5524" w:rsidRDefault="00427B25" w14:paraId="2A2EFCA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Sales</w:t>
            </w:r>
          </w:p>
        </w:tc>
        <w:tc>
          <w:tcPr>
            <w:tcW w:w="407" w:type="pct"/>
            <w:shd w:val="clear" w:color="auto" w:fill="D6E3BC" w:themeFill="accent3" w:themeFillTint="66"/>
            <w:noWrap/>
            <w:hideMark/>
          </w:tcPr>
          <w:p w:rsidRPr="005A041C" w:rsidR="00427B25" w:rsidP="00AE5524" w:rsidRDefault="00427B25" w14:paraId="67A06C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D6E3BC" w:themeFill="accent3" w:themeFillTint="66"/>
            <w:noWrap/>
            <w:hideMark/>
          </w:tcPr>
          <w:p w:rsidRPr="005A041C" w:rsidR="00427B25" w:rsidP="00AE5524" w:rsidRDefault="00427B25" w14:paraId="1070AEF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427B25" w:rsidP="00AE5524" w:rsidRDefault="00427B25" w14:paraId="4DF61D5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r>
      <w:tr w:rsidRPr="005A041C" w:rsidR="00427B25" w:rsidTr="007F45D4" w14:paraId="69D29869"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810DE0" w:rsidR="00427B25" w:rsidP="00AE5524" w:rsidRDefault="00427B25" w14:paraId="583EDEB0"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11</w:t>
            </w:r>
          </w:p>
        </w:tc>
        <w:tc>
          <w:tcPr>
            <w:tcW w:w="3413" w:type="pct"/>
            <w:noWrap/>
            <w:hideMark/>
          </w:tcPr>
          <w:p w:rsidRPr="005A041C" w:rsidR="00427B25" w:rsidP="00AE5524" w:rsidRDefault="00427B25" w14:paraId="7EF1ECA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407" w:type="pct"/>
            <w:noWrap/>
            <w:hideMark/>
          </w:tcPr>
          <w:p w:rsidRPr="005A041C" w:rsidR="00427B25" w:rsidP="00AE5524" w:rsidRDefault="00427B25" w14:paraId="221110B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noWrap/>
            <w:hideMark/>
          </w:tcPr>
          <w:p w:rsidRPr="005A041C" w:rsidR="00427B25" w:rsidP="00AE5524" w:rsidRDefault="00427B25" w14:paraId="03BB507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noWrap/>
            <w:hideMark/>
          </w:tcPr>
          <w:p w:rsidRPr="005A041C" w:rsidR="00427B25" w:rsidP="00AE5524" w:rsidRDefault="00427B25" w14:paraId="440AB51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r>
      <w:tr w:rsidRPr="005A041C" w:rsidR="00427B25" w:rsidTr="007F45D4" w14:paraId="2BA3911C"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810DE0" w:rsidR="00427B25" w:rsidP="00AE5524" w:rsidRDefault="00427B25" w14:paraId="4F2DD88C"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12</w:t>
            </w:r>
          </w:p>
        </w:tc>
        <w:tc>
          <w:tcPr>
            <w:tcW w:w="3413" w:type="pct"/>
            <w:noWrap/>
            <w:hideMark/>
          </w:tcPr>
          <w:p w:rsidRPr="005A041C" w:rsidR="00427B25" w:rsidP="00AE5524" w:rsidRDefault="00427B25" w14:paraId="2CD95BF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Computer Science, IT and Allied Fields </w:t>
            </w:r>
          </w:p>
        </w:tc>
        <w:tc>
          <w:tcPr>
            <w:tcW w:w="407" w:type="pct"/>
            <w:noWrap/>
            <w:hideMark/>
          </w:tcPr>
          <w:p w:rsidRPr="005A041C" w:rsidR="00427B25" w:rsidP="00AE5524" w:rsidRDefault="00427B25" w14:paraId="29AAA65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noWrap/>
            <w:hideMark/>
          </w:tcPr>
          <w:p w:rsidRPr="005A041C" w:rsidR="00427B25" w:rsidP="00AE5524" w:rsidRDefault="00427B25" w14:paraId="12BB4E1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427B25" w:rsidP="00AE5524" w:rsidRDefault="00427B25" w14:paraId="36B07C7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r>
      <w:tr w:rsidRPr="005A041C" w:rsidR="00427B25" w:rsidTr="007F45D4" w14:paraId="41C77661"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3D02BBA2" w14:textId="77777777">
            <w:pPr>
              <w:rPr>
                <w:rFonts w:ascii="Calibri" w:hAnsi="Calibri" w:eastAsia="Times New Roman" w:cs="Calibri"/>
                <w:b w:val="0"/>
                <w:bCs w:val="0"/>
                <w:color w:val="000000"/>
                <w:sz w:val="18"/>
                <w:szCs w:val="18"/>
                <w:lang w:val="en-IN"/>
              </w:rPr>
            </w:pPr>
            <w:r w:rsidRPr="00685E90">
              <w:rPr>
                <w:rFonts w:ascii="Calibri" w:hAnsi="Calibri" w:eastAsia="Times New Roman" w:cs="Calibri"/>
                <w:b w:val="0"/>
                <w:bCs w:val="0"/>
                <w:color w:val="000000"/>
                <w:sz w:val="18"/>
                <w:szCs w:val="18"/>
                <w:lang w:val="en-IN"/>
              </w:rPr>
              <w:t>13</w:t>
            </w:r>
          </w:p>
        </w:tc>
        <w:tc>
          <w:tcPr>
            <w:tcW w:w="3413" w:type="pct"/>
            <w:noWrap/>
            <w:hideMark/>
          </w:tcPr>
          <w:p w:rsidRPr="005A041C" w:rsidR="00427B25" w:rsidP="00AE5524" w:rsidRDefault="00427B25" w14:paraId="2CE5153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407" w:type="pct"/>
            <w:noWrap/>
            <w:hideMark/>
          </w:tcPr>
          <w:p w:rsidRPr="005A041C" w:rsidR="00427B25" w:rsidP="00AE5524" w:rsidRDefault="00427B25" w14:paraId="6B6C816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noWrap/>
            <w:hideMark/>
          </w:tcPr>
          <w:p w:rsidRPr="005A041C" w:rsidR="00427B25" w:rsidP="00AE5524" w:rsidRDefault="00427B25" w14:paraId="3CAD27C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427B25" w:rsidP="00AE5524" w:rsidRDefault="00427B25" w14:paraId="59DB012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427B25" w:rsidTr="007F45D4" w14:paraId="1AC18EB4"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1C1538D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14</w:t>
            </w:r>
          </w:p>
        </w:tc>
        <w:tc>
          <w:tcPr>
            <w:tcW w:w="3413" w:type="pct"/>
            <w:noWrap/>
            <w:hideMark/>
          </w:tcPr>
          <w:p w:rsidRPr="005A041C" w:rsidR="00427B25" w:rsidP="00AE5524" w:rsidRDefault="00427B25" w14:paraId="75323C2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407" w:type="pct"/>
            <w:noWrap/>
            <w:hideMark/>
          </w:tcPr>
          <w:p w:rsidRPr="005A041C" w:rsidR="00427B25" w:rsidP="00AE5524" w:rsidRDefault="00427B25" w14:paraId="233AE99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noWrap/>
            <w:hideMark/>
          </w:tcPr>
          <w:p w:rsidRPr="005A041C" w:rsidR="00427B25" w:rsidP="00AE5524" w:rsidRDefault="00427B25" w14:paraId="2620AAC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427B25" w:rsidP="00AE5524" w:rsidRDefault="00427B25" w14:paraId="4E43D14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427B25" w:rsidTr="007F45D4" w14:paraId="3760EC24"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0E8C626A"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15</w:t>
            </w:r>
          </w:p>
        </w:tc>
        <w:tc>
          <w:tcPr>
            <w:tcW w:w="3413" w:type="pct"/>
            <w:noWrap/>
            <w:hideMark/>
          </w:tcPr>
          <w:p w:rsidRPr="005A041C" w:rsidR="00427B25" w:rsidP="00AE5524" w:rsidRDefault="00427B25" w14:paraId="3AA839E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Social Science/ Humanities </w:t>
            </w:r>
          </w:p>
        </w:tc>
        <w:tc>
          <w:tcPr>
            <w:tcW w:w="407" w:type="pct"/>
            <w:noWrap/>
            <w:hideMark/>
          </w:tcPr>
          <w:p w:rsidRPr="005A041C" w:rsidR="00427B25" w:rsidP="00AE5524" w:rsidRDefault="00427B25" w14:paraId="62C1172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noWrap/>
            <w:hideMark/>
          </w:tcPr>
          <w:p w:rsidRPr="005A041C" w:rsidR="00427B25" w:rsidP="00AE5524" w:rsidRDefault="00427B25" w14:paraId="24A1DF4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427B25" w:rsidP="00AE5524" w:rsidRDefault="00427B25" w14:paraId="7100664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r>
      <w:tr w:rsidRPr="005A041C" w:rsidR="00427B25" w:rsidTr="007F45D4" w14:paraId="31AB54EA"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1C4FF10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16</w:t>
            </w:r>
          </w:p>
        </w:tc>
        <w:tc>
          <w:tcPr>
            <w:tcW w:w="3413" w:type="pct"/>
            <w:noWrap/>
            <w:hideMark/>
          </w:tcPr>
          <w:p w:rsidRPr="005A041C" w:rsidR="00427B25" w:rsidP="00AE5524" w:rsidRDefault="00427B25" w14:paraId="41DE6C1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Defence/ Protective Service</w:t>
            </w:r>
          </w:p>
        </w:tc>
        <w:tc>
          <w:tcPr>
            <w:tcW w:w="407" w:type="pct"/>
            <w:noWrap/>
            <w:hideMark/>
          </w:tcPr>
          <w:p w:rsidRPr="005A041C" w:rsidR="00427B25" w:rsidP="00AE5524" w:rsidRDefault="00427B25" w14:paraId="0CE674D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427B25" w:rsidP="00AE5524" w:rsidRDefault="00427B25" w14:paraId="001C5F6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noWrap/>
            <w:hideMark/>
          </w:tcPr>
          <w:p w:rsidRPr="005A041C" w:rsidR="00427B25" w:rsidP="00AE5524" w:rsidRDefault="00427B25" w14:paraId="5B85A8D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427B25" w:rsidTr="007F45D4" w14:paraId="0AD4187A"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14E5733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17</w:t>
            </w:r>
          </w:p>
        </w:tc>
        <w:tc>
          <w:tcPr>
            <w:tcW w:w="3413" w:type="pct"/>
            <w:noWrap/>
            <w:hideMark/>
          </w:tcPr>
          <w:p w:rsidRPr="005A041C" w:rsidR="00427B25" w:rsidP="00AE5524" w:rsidRDefault="00427B25" w14:paraId="4181050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Sports</w:t>
            </w:r>
          </w:p>
        </w:tc>
        <w:tc>
          <w:tcPr>
            <w:tcW w:w="407" w:type="pct"/>
            <w:noWrap/>
            <w:hideMark/>
          </w:tcPr>
          <w:p w:rsidRPr="005A041C" w:rsidR="00427B25" w:rsidP="00AE5524" w:rsidRDefault="00427B25" w14:paraId="0DA9C7E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427B25" w:rsidP="00AE5524" w:rsidRDefault="00427B25" w14:paraId="4567199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noWrap/>
            <w:hideMark/>
          </w:tcPr>
          <w:p w:rsidRPr="005A041C" w:rsidR="00427B25" w:rsidP="00AE5524" w:rsidRDefault="00427B25" w14:paraId="1F4DE84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427B25" w:rsidTr="007F45D4" w14:paraId="48055031"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05BBB46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18</w:t>
            </w:r>
          </w:p>
        </w:tc>
        <w:tc>
          <w:tcPr>
            <w:tcW w:w="3413" w:type="pct"/>
            <w:noWrap/>
            <w:hideMark/>
          </w:tcPr>
          <w:p w:rsidRPr="005A041C" w:rsidR="00427B25" w:rsidP="00AE5524" w:rsidRDefault="00427B25" w14:paraId="0D0469C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Engineering and Technology</w:t>
            </w:r>
          </w:p>
        </w:tc>
        <w:tc>
          <w:tcPr>
            <w:tcW w:w="407" w:type="pct"/>
            <w:noWrap/>
            <w:hideMark/>
          </w:tcPr>
          <w:p w:rsidRPr="005A041C" w:rsidR="00427B25" w:rsidP="00AE5524" w:rsidRDefault="00427B25" w14:paraId="7D59A32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427B25" w:rsidP="00AE5524" w:rsidRDefault="00427B25" w14:paraId="72D5A03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noWrap/>
            <w:hideMark/>
          </w:tcPr>
          <w:p w:rsidRPr="005A041C" w:rsidR="00427B25" w:rsidP="00AE5524" w:rsidRDefault="00427B25" w14:paraId="086FE73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r>
      <w:tr w:rsidRPr="005A041C" w:rsidR="00427B25" w:rsidTr="007F45D4" w14:paraId="34907E87"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0EE2384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19</w:t>
            </w:r>
          </w:p>
        </w:tc>
        <w:tc>
          <w:tcPr>
            <w:tcW w:w="3413" w:type="pct"/>
            <w:noWrap/>
            <w:hideMark/>
          </w:tcPr>
          <w:p w:rsidRPr="005A041C" w:rsidR="00427B25" w:rsidP="00AE5524" w:rsidRDefault="00427B25" w14:paraId="1795B26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Agriculture</w:t>
            </w:r>
            <w:r>
              <w:rPr>
                <w:rFonts w:ascii="Calibri" w:hAnsi="Calibri" w:eastAsia="Times New Roman" w:cs="Calibri"/>
                <w:color w:val="000000"/>
                <w:lang w:val="en-IN"/>
              </w:rPr>
              <w:t xml:space="preserve">, </w:t>
            </w:r>
            <w:r w:rsidRPr="005A041C">
              <w:rPr>
                <w:rFonts w:ascii="Calibri" w:hAnsi="Calibri" w:eastAsia="Times New Roman" w:cs="Calibri"/>
                <w:color w:val="000000"/>
                <w:lang w:val="en-IN"/>
              </w:rPr>
              <w:t xml:space="preserve">Food </w:t>
            </w:r>
            <w:r>
              <w:rPr>
                <w:rFonts w:ascii="Calibri" w:hAnsi="Calibri" w:eastAsia="Times New Roman" w:cs="Calibri"/>
                <w:color w:val="000000"/>
                <w:lang w:val="en-IN"/>
              </w:rPr>
              <w:t xml:space="preserve">Industry and </w:t>
            </w:r>
            <w:r w:rsidRPr="005A041C">
              <w:rPr>
                <w:rFonts w:ascii="Calibri" w:hAnsi="Calibri" w:eastAsia="Times New Roman" w:cs="Calibri"/>
                <w:color w:val="000000"/>
                <w:lang w:val="en-IN"/>
              </w:rPr>
              <w:t xml:space="preserve">Forestry </w:t>
            </w:r>
          </w:p>
        </w:tc>
        <w:tc>
          <w:tcPr>
            <w:tcW w:w="407" w:type="pct"/>
            <w:noWrap/>
            <w:hideMark/>
          </w:tcPr>
          <w:p w:rsidRPr="005A041C" w:rsidR="00427B25" w:rsidP="00AE5524" w:rsidRDefault="00427B25" w14:paraId="64EA764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427B25" w:rsidP="00AE5524" w:rsidRDefault="00427B25" w14:paraId="11C97A7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noWrap/>
            <w:hideMark/>
          </w:tcPr>
          <w:p w:rsidRPr="005A041C" w:rsidR="00427B25" w:rsidP="00AE5524" w:rsidRDefault="00427B25" w14:paraId="796BB87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427B25" w:rsidTr="007F45D4" w14:paraId="39318A4D"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2652DE08"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20</w:t>
            </w:r>
          </w:p>
        </w:tc>
        <w:tc>
          <w:tcPr>
            <w:tcW w:w="3413" w:type="pct"/>
            <w:noWrap/>
            <w:hideMark/>
          </w:tcPr>
          <w:p w:rsidRPr="005A041C" w:rsidR="00427B25" w:rsidP="00AE5524" w:rsidRDefault="00427B25" w14:paraId="541C9C5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Education and Training</w:t>
            </w:r>
          </w:p>
        </w:tc>
        <w:tc>
          <w:tcPr>
            <w:tcW w:w="407" w:type="pct"/>
            <w:noWrap/>
            <w:hideMark/>
          </w:tcPr>
          <w:p w:rsidRPr="005A041C" w:rsidR="00427B25" w:rsidP="00AE5524" w:rsidRDefault="00427B25" w14:paraId="68A6A1B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427B25" w:rsidP="00AE5524" w:rsidRDefault="00427B25" w14:paraId="5B973A8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noWrap/>
            <w:hideMark/>
          </w:tcPr>
          <w:p w:rsidRPr="005A041C" w:rsidR="00427B25" w:rsidP="00AE5524" w:rsidRDefault="00427B25" w14:paraId="53AD44B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r>
      <w:tr w:rsidRPr="005A041C" w:rsidR="00427B25" w:rsidTr="007F45D4" w14:paraId="7B82F356"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3C938ECE"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21</w:t>
            </w:r>
          </w:p>
        </w:tc>
        <w:tc>
          <w:tcPr>
            <w:tcW w:w="3413" w:type="pct"/>
            <w:noWrap/>
            <w:hideMark/>
          </w:tcPr>
          <w:p w:rsidRPr="005A041C" w:rsidR="00427B25" w:rsidP="00AE5524" w:rsidRDefault="00427B25" w14:paraId="03DA3EB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Paramedical</w:t>
            </w:r>
          </w:p>
        </w:tc>
        <w:tc>
          <w:tcPr>
            <w:tcW w:w="407" w:type="pct"/>
            <w:noWrap/>
            <w:hideMark/>
          </w:tcPr>
          <w:p w:rsidRPr="005A041C" w:rsidR="00427B25" w:rsidP="00AE5524" w:rsidRDefault="00427B25" w14:paraId="66A4D01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427B25" w:rsidP="00AE5524" w:rsidRDefault="00427B25" w14:paraId="5BCEF0F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noWrap/>
            <w:hideMark/>
          </w:tcPr>
          <w:p w:rsidRPr="005A041C" w:rsidR="00427B25" w:rsidP="00AE5524" w:rsidRDefault="00427B25" w14:paraId="2D0031C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r>
      <w:tr w:rsidRPr="005A041C" w:rsidR="00427B25" w:rsidTr="007F45D4" w14:paraId="747B8FDB"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69BE2C1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22</w:t>
            </w:r>
          </w:p>
        </w:tc>
        <w:tc>
          <w:tcPr>
            <w:tcW w:w="3413" w:type="pct"/>
            <w:noWrap/>
            <w:hideMark/>
          </w:tcPr>
          <w:p w:rsidRPr="005A041C" w:rsidR="00427B25" w:rsidP="00AE5524" w:rsidRDefault="00427B25" w14:paraId="3FAE665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Hospitality and Tourism  </w:t>
            </w:r>
          </w:p>
        </w:tc>
        <w:tc>
          <w:tcPr>
            <w:tcW w:w="407" w:type="pct"/>
            <w:noWrap/>
            <w:hideMark/>
          </w:tcPr>
          <w:p w:rsidRPr="005A041C" w:rsidR="00427B25" w:rsidP="00AE5524" w:rsidRDefault="00427B25" w14:paraId="209803D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427B25" w:rsidP="00AE5524" w:rsidRDefault="00427B25" w14:paraId="02D86E2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427B25" w:rsidP="00AE5524" w:rsidRDefault="00427B25" w14:paraId="4407A61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r>
      <w:tr w:rsidRPr="005A041C" w:rsidR="00427B25" w:rsidTr="007F45D4" w14:paraId="6D3B3575"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434AAAB0"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23</w:t>
            </w:r>
          </w:p>
        </w:tc>
        <w:tc>
          <w:tcPr>
            <w:tcW w:w="3413" w:type="pct"/>
            <w:noWrap/>
            <w:hideMark/>
          </w:tcPr>
          <w:p w:rsidRPr="005A041C" w:rsidR="00427B25" w:rsidP="00AE5524" w:rsidRDefault="00427B25" w14:paraId="2282EB9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Community and Social Service</w:t>
            </w:r>
          </w:p>
        </w:tc>
        <w:tc>
          <w:tcPr>
            <w:tcW w:w="407" w:type="pct"/>
            <w:noWrap/>
            <w:hideMark/>
          </w:tcPr>
          <w:p w:rsidRPr="005A041C" w:rsidR="00427B25" w:rsidP="00AE5524" w:rsidRDefault="00427B25" w14:paraId="1394EEE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427B25" w:rsidP="00AE5524" w:rsidRDefault="00427B25" w14:paraId="539DCEB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427B25" w:rsidP="00AE5524" w:rsidRDefault="00427B25" w14:paraId="6810F2B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427B25" w:rsidTr="007F45D4" w14:paraId="147CEA4D"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427B25" w:rsidP="00AE5524" w:rsidRDefault="00427B25" w14:paraId="137EBC7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24</w:t>
            </w:r>
          </w:p>
        </w:tc>
        <w:tc>
          <w:tcPr>
            <w:tcW w:w="3413" w:type="pct"/>
            <w:noWrap/>
            <w:hideMark/>
          </w:tcPr>
          <w:p w:rsidRPr="005A041C" w:rsidR="00427B25" w:rsidP="00AE5524" w:rsidRDefault="00427B25" w14:paraId="00102D7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Personal Care and Services </w:t>
            </w:r>
          </w:p>
        </w:tc>
        <w:tc>
          <w:tcPr>
            <w:tcW w:w="407" w:type="pct"/>
            <w:noWrap/>
            <w:hideMark/>
          </w:tcPr>
          <w:p w:rsidRPr="005A041C" w:rsidR="00427B25" w:rsidP="00AE5524" w:rsidRDefault="00427B25" w14:paraId="07AD161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427B25" w:rsidP="00AE5524" w:rsidRDefault="00427B25" w14:paraId="1634F40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427B25" w:rsidP="00AE5524" w:rsidRDefault="00427B25" w14:paraId="0882943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bl>
    <w:p w:rsidR="007F45D4" w:rsidP="00AE5524" w:rsidRDefault="007F45D4" w14:paraId="127B9057" w14:textId="77777777">
      <w:pPr>
        <w:sectPr w:rsidR="007F45D4" w:rsidSect="00F542FF">
          <w:pgSz w:w="12240" w:h="15840" w:orient="portrait"/>
          <w:pgMar w:top="1440" w:right="1440" w:bottom="1440" w:left="1440" w:header="720" w:footer="720" w:gutter="0"/>
          <w:pgNumType w:start="1"/>
          <w:cols w:space="720"/>
          <w:docGrid w:linePitch="299"/>
        </w:sectPr>
      </w:pPr>
    </w:p>
    <w:p w:rsidR="00427B25" w:rsidP="00AE5524" w:rsidRDefault="00427B25" w14:paraId="635556D0" w14:textId="77777777"/>
    <w:p w:rsidR="001E3224" w:rsidP="00AE5524" w:rsidRDefault="007F45D4" w14:paraId="7A16B4D1" w14:textId="655A2C9F">
      <w:pPr>
        <w:pStyle w:val="Heading3"/>
      </w:pPr>
      <w:r>
        <w:t xml:space="preserve">Step </w:t>
      </w:r>
      <w:r w:rsidR="0011038B">
        <w:t>3</w:t>
      </w:r>
      <w:r>
        <w:t>:</w:t>
      </w:r>
      <w:r w:rsidR="00291EA2">
        <w:t xml:space="preserve"> </w:t>
      </w:r>
      <w:r w:rsidR="001E3224">
        <w:t xml:space="preserve">Shortlist the pathways from step </w:t>
      </w:r>
      <w:r w:rsidR="000A0B89">
        <w:t>2</w:t>
      </w:r>
    </w:p>
    <w:tbl>
      <w:tblPr>
        <w:tblStyle w:val="GridTable4-Accent1"/>
        <w:tblW w:w="5182" w:type="pct"/>
        <w:tblLook w:val="06A0" w:firstRow="1" w:lastRow="0" w:firstColumn="1" w:lastColumn="0" w:noHBand="1" w:noVBand="1"/>
      </w:tblPr>
      <w:tblGrid>
        <w:gridCol w:w="399"/>
        <w:gridCol w:w="3704"/>
        <w:gridCol w:w="445"/>
        <w:gridCol w:w="445"/>
        <w:gridCol w:w="445"/>
        <w:gridCol w:w="947"/>
        <w:gridCol w:w="947"/>
        <w:gridCol w:w="947"/>
        <w:gridCol w:w="947"/>
        <w:gridCol w:w="947"/>
        <w:gridCol w:w="947"/>
        <w:gridCol w:w="947"/>
        <w:gridCol w:w="947"/>
        <w:gridCol w:w="947"/>
        <w:gridCol w:w="953"/>
      </w:tblGrid>
      <w:tr w:rsidRPr="005A041C" w:rsidR="00D26971" w:rsidTr="00294D58" w14:paraId="3AB4DE83"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33" w:type="pct"/>
          </w:tcPr>
          <w:p w:rsidRPr="005A041C" w:rsidR="00D26971" w:rsidP="00AE5524" w:rsidRDefault="00D26971" w14:paraId="1BB3B47F" w14:textId="77777777">
            <w:pPr>
              <w:rPr>
                <w:rFonts w:ascii="Calibri" w:hAnsi="Calibri" w:eastAsia="Times New Roman" w:cs="Calibri"/>
                <w:color w:val="000000"/>
                <w:lang w:val="en-IN"/>
              </w:rPr>
            </w:pPr>
          </w:p>
        </w:tc>
        <w:tc>
          <w:tcPr>
            <w:tcW w:w="1241" w:type="pct"/>
            <w:noWrap/>
            <w:hideMark/>
          </w:tcPr>
          <w:p w:rsidRPr="005A041C" w:rsidR="00D26971" w:rsidP="00AE5524" w:rsidRDefault="00EC56F5" w14:paraId="5820375D" w14:textId="59C6207D">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148" w:type="pct"/>
            <w:noWrap/>
            <w:hideMark/>
          </w:tcPr>
          <w:p w:rsidRPr="005A041C" w:rsidR="00D26971" w:rsidP="00AE5524" w:rsidRDefault="00D26971" w14:paraId="66F8E08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148" w:type="pct"/>
            <w:noWrap/>
            <w:hideMark/>
          </w:tcPr>
          <w:p w:rsidRPr="005A041C" w:rsidR="00D26971" w:rsidP="00AE5524" w:rsidRDefault="00D26971" w14:paraId="74CABF9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148" w:type="pct"/>
            <w:noWrap/>
            <w:hideMark/>
          </w:tcPr>
          <w:p w:rsidRPr="005A041C" w:rsidR="00D26971" w:rsidP="00AE5524" w:rsidRDefault="00D26971" w14:paraId="2124B2D6"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318" w:type="pct"/>
            <w:noWrap/>
            <w:hideMark/>
          </w:tcPr>
          <w:p w:rsidRPr="005A041C" w:rsidR="00D26971" w:rsidP="00AE5524" w:rsidRDefault="00D26971" w14:paraId="17ED916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1</w:t>
            </w:r>
          </w:p>
        </w:tc>
        <w:tc>
          <w:tcPr>
            <w:tcW w:w="318" w:type="pct"/>
            <w:noWrap/>
            <w:hideMark/>
          </w:tcPr>
          <w:p w:rsidRPr="005A041C" w:rsidR="00D26971" w:rsidP="00AE5524" w:rsidRDefault="00D26971" w14:paraId="0FEF4E0C"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 xml:space="preserve">b </w:t>
            </w:r>
            <w:r w:rsidRPr="005A041C">
              <w:rPr>
                <w:rFonts w:ascii="Calibri" w:hAnsi="Calibri" w:eastAsia="Times New Roman" w:cs="Calibri"/>
                <w:color w:val="000000"/>
                <w:lang w:val="en-IN"/>
              </w:rPr>
              <w:t>2</w:t>
            </w:r>
          </w:p>
        </w:tc>
        <w:tc>
          <w:tcPr>
            <w:tcW w:w="318" w:type="pct"/>
            <w:noWrap/>
            <w:hideMark/>
          </w:tcPr>
          <w:p w:rsidRPr="005A041C" w:rsidR="00D26971" w:rsidP="00AE5524" w:rsidRDefault="00D26971" w14:paraId="6A91D5FC"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3</w:t>
            </w:r>
          </w:p>
        </w:tc>
        <w:tc>
          <w:tcPr>
            <w:tcW w:w="318" w:type="pct"/>
            <w:noWrap/>
            <w:hideMark/>
          </w:tcPr>
          <w:p w:rsidRPr="005A041C" w:rsidR="00D26971" w:rsidP="00AE5524" w:rsidRDefault="00D26971" w14:paraId="77CB0427"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4</w:t>
            </w:r>
          </w:p>
        </w:tc>
        <w:tc>
          <w:tcPr>
            <w:tcW w:w="318" w:type="pct"/>
            <w:noWrap/>
            <w:hideMark/>
          </w:tcPr>
          <w:p w:rsidRPr="005A041C" w:rsidR="00D26971" w:rsidP="00AE5524" w:rsidRDefault="00D26971" w14:paraId="426B43A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5</w:t>
            </w:r>
          </w:p>
        </w:tc>
        <w:tc>
          <w:tcPr>
            <w:tcW w:w="318" w:type="pct"/>
            <w:noWrap/>
            <w:hideMark/>
          </w:tcPr>
          <w:p w:rsidRPr="005A041C" w:rsidR="00D26971" w:rsidP="00AE5524" w:rsidRDefault="00D26971" w14:paraId="2810394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318" w:type="pct"/>
            <w:noWrap/>
            <w:hideMark/>
          </w:tcPr>
          <w:p w:rsidRPr="005A041C" w:rsidR="00D26971" w:rsidP="00AE5524" w:rsidRDefault="00D26971" w14:paraId="11718B0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c>
          <w:tcPr>
            <w:tcW w:w="318" w:type="pct"/>
            <w:noWrap/>
            <w:hideMark/>
          </w:tcPr>
          <w:p w:rsidRPr="005A041C" w:rsidR="00D26971" w:rsidP="00AE5524" w:rsidRDefault="00D26971" w14:paraId="4BEF03D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8</w:t>
            </w:r>
          </w:p>
        </w:tc>
        <w:tc>
          <w:tcPr>
            <w:tcW w:w="318" w:type="pct"/>
            <w:noWrap/>
            <w:hideMark/>
          </w:tcPr>
          <w:p w:rsidRPr="005A041C" w:rsidR="00D26971" w:rsidP="00AE5524" w:rsidRDefault="00D26971" w14:paraId="2B729AA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9</w:t>
            </w:r>
          </w:p>
        </w:tc>
        <w:tc>
          <w:tcPr>
            <w:tcW w:w="320" w:type="pct"/>
            <w:noWrap/>
            <w:hideMark/>
          </w:tcPr>
          <w:p w:rsidRPr="005A041C" w:rsidR="00D26971" w:rsidP="00AE5524" w:rsidRDefault="00D26971" w14:paraId="66A3F32C"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10</w:t>
            </w:r>
          </w:p>
        </w:tc>
      </w:tr>
      <w:tr w:rsidRPr="005A041C" w:rsidR="00D26971" w:rsidTr="00294D58" w14:paraId="6949D0FD"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D26971" w:rsidP="00AE5524" w:rsidRDefault="00D26971" w14:paraId="47C9274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w:t>
            </w:r>
          </w:p>
        </w:tc>
        <w:tc>
          <w:tcPr>
            <w:tcW w:w="1241" w:type="pct"/>
            <w:noWrap/>
            <w:hideMark/>
          </w:tcPr>
          <w:p w:rsidRPr="005A041C" w:rsidR="00D26971" w:rsidP="00AE5524" w:rsidRDefault="00D26971" w14:paraId="0AF4808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Architecture</w:t>
            </w:r>
          </w:p>
        </w:tc>
        <w:tc>
          <w:tcPr>
            <w:tcW w:w="148" w:type="pct"/>
            <w:noWrap/>
            <w:hideMark/>
          </w:tcPr>
          <w:p w:rsidRPr="005A041C" w:rsidR="00D26971" w:rsidP="00AE5524" w:rsidRDefault="00D26971" w14:paraId="60F445B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148" w:type="pct"/>
            <w:noWrap/>
            <w:hideMark/>
          </w:tcPr>
          <w:p w:rsidRPr="005A041C" w:rsidR="00D26971" w:rsidP="00AE5524" w:rsidRDefault="00D26971" w14:paraId="1623429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D26971" w:rsidP="00AE5524" w:rsidRDefault="00D26971" w14:paraId="61BD7A4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318" w:type="pct"/>
            <w:noWrap/>
            <w:hideMark/>
          </w:tcPr>
          <w:p w:rsidRPr="005A041C" w:rsidR="00D26971" w:rsidP="00AE5524" w:rsidRDefault="00D26971" w14:paraId="3D09128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2019380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D26971" w:rsidP="00AE5524" w:rsidRDefault="00D26971" w14:paraId="02878D6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D26971" w:rsidP="00AE5524" w:rsidRDefault="00D26971" w14:paraId="25499ED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D26971" w:rsidP="00AE5524" w:rsidRDefault="00D26971" w14:paraId="145F447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D26971" w:rsidP="00AE5524" w:rsidRDefault="00D26971" w14:paraId="25D2A07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1C61B14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6ADB647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D26971" w:rsidP="00AE5524" w:rsidRDefault="00D26971" w14:paraId="7DA9D10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D26971" w:rsidP="00AE5524" w:rsidRDefault="00D26971" w14:paraId="76C471A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D26971" w:rsidTr="00505530" w14:paraId="191FBEAA"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shd w:val="clear" w:color="auto" w:fill="D6E3BC" w:themeFill="accent3" w:themeFillTint="66"/>
          </w:tcPr>
          <w:p w:rsidRPr="00810DE0" w:rsidR="00D26971" w:rsidP="00AE5524" w:rsidRDefault="00D26971" w14:paraId="4FE35D5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w:t>
            </w:r>
          </w:p>
        </w:tc>
        <w:tc>
          <w:tcPr>
            <w:tcW w:w="1241" w:type="pct"/>
            <w:shd w:val="clear" w:color="auto" w:fill="D6E3BC" w:themeFill="accent3" w:themeFillTint="66"/>
            <w:noWrap/>
            <w:hideMark/>
          </w:tcPr>
          <w:p w:rsidRPr="005A041C" w:rsidR="00D26971" w:rsidP="00AE5524" w:rsidRDefault="00D26971" w14:paraId="6080ADD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Art, Design</w:t>
            </w:r>
          </w:p>
        </w:tc>
        <w:tc>
          <w:tcPr>
            <w:tcW w:w="148" w:type="pct"/>
            <w:shd w:val="clear" w:color="auto" w:fill="D6E3BC" w:themeFill="accent3" w:themeFillTint="66"/>
            <w:noWrap/>
            <w:hideMark/>
          </w:tcPr>
          <w:p w:rsidRPr="005A041C" w:rsidR="00D26971" w:rsidP="00AE5524" w:rsidRDefault="00D26971" w14:paraId="439B00A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148" w:type="pct"/>
            <w:shd w:val="clear" w:color="auto" w:fill="D6E3BC" w:themeFill="accent3" w:themeFillTint="66"/>
            <w:noWrap/>
            <w:hideMark/>
          </w:tcPr>
          <w:p w:rsidRPr="005A041C" w:rsidR="00D26971" w:rsidP="00AE5524" w:rsidRDefault="00D26971" w14:paraId="2C73F84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shd w:val="clear" w:color="auto" w:fill="D6E3BC" w:themeFill="accent3" w:themeFillTint="66"/>
            <w:noWrap/>
            <w:hideMark/>
          </w:tcPr>
          <w:p w:rsidRPr="005A041C" w:rsidR="00D26971" w:rsidP="00AE5524" w:rsidRDefault="00D26971" w14:paraId="78099DA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8" w:type="pct"/>
            <w:shd w:val="clear" w:color="auto" w:fill="D6E3BC" w:themeFill="accent3" w:themeFillTint="66"/>
            <w:noWrap/>
            <w:hideMark/>
          </w:tcPr>
          <w:p w:rsidRPr="005A041C" w:rsidR="00D26971" w:rsidP="00AE5524" w:rsidRDefault="00D26971" w14:paraId="23F2F1C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shd w:val="clear" w:color="auto" w:fill="D6E3BC" w:themeFill="accent3" w:themeFillTint="66"/>
            <w:noWrap/>
            <w:hideMark/>
          </w:tcPr>
          <w:p w:rsidRPr="005A041C" w:rsidR="00D26971" w:rsidP="00AE5524" w:rsidRDefault="00D26971" w14:paraId="3A3249E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shd w:val="clear" w:color="auto" w:fill="D6E3BC" w:themeFill="accent3" w:themeFillTint="66"/>
            <w:noWrap/>
            <w:hideMark/>
          </w:tcPr>
          <w:p w:rsidRPr="005A041C" w:rsidR="00D26971" w:rsidP="00AE5524" w:rsidRDefault="00D26971" w14:paraId="364A820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shd w:val="clear" w:color="auto" w:fill="D6E3BC" w:themeFill="accent3" w:themeFillTint="66"/>
            <w:noWrap/>
            <w:hideMark/>
          </w:tcPr>
          <w:p w:rsidRPr="005A041C" w:rsidR="00D26971" w:rsidP="00AE5524" w:rsidRDefault="00D26971" w14:paraId="636C2A1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shd w:val="clear" w:color="auto" w:fill="D6E3BC" w:themeFill="accent3" w:themeFillTint="66"/>
            <w:noWrap/>
            <w:hideMark/>
          </w:tcPr>
          <w:p w:rsidRPr="005A041C" w:rsidR="00D26971" w:rsidP="00AE5524" w:rsidRDefault="00D26971" w14:paraId="479716A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shd w:val="clear" w:color="auto" w:fill="D6E3BC" w:themeFill="accent3" w:themeFillTint="66"/>
            <w:noWrap/>
            <w:hideMark/>
          </w:tcPr>
          <w:p w:rsidRPr="005A041C" w:rsidR="00D26971" w:rsidP="00AE5524" w:rsidRDefault="00D26971" w14:paraId="0A4E141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shd w:val="clear" w:color="auto" w:fill="D6E3BC" w:themeFill="accent3" w:themeFillTint="66"/>
            <w:noWrap/>
            <w:hideMark/>
          </w:tcPr>
          <w:p w:rsidRPr="005A041C" w:rsidR="00D26971" w:rsidP="00AE5524" w:rsidRDefault="00D26971" w14:paraId="70665C8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shd w:val="clear" w:color="auto" w:fill="D6E3BC" w:themeFill="accent3" w:themeFillTint="66"/>
            <w:noWrap/>
            <w:hideMark/>
          </w:tcPr>
          <w:p w:rsidRPr="005A041C" w:rsidR="00D26971" w:rsidP="00AE5524" w:rsidRDefault="00D26971" w14:paraId="21F85F2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shd w:val="clear" w:color="auto" w:fill="D6E3BC" w:themeFill="accent3" w:themeFillTint="66"/>
            <w:noWrap/>
            <w:hideMark/>
          </w:tcPr>
          <w:p w:rsidRPr="005A041C" w:rsidR="00D26971" w:rsidP="00AE5524" w:rsidRDefault="00D26971" w14:paraId="5067AA0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shd w:val="clear" w:color="auto" w:fill="D6E3BC" w:themeFill="accent3" w:themeFillTint="66"/>
            <w:noWrap/>
            <w:hideMark/>
          </w:tcPr>
          <w:p w:rsidRPr="005A041C" w:rsidR="00D26971" w:rsidP="00AE5524" w:rsidRDefault="00D26971" w14:paraId="33F3556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r w:rsidRPr="005A041C" w:rsidR="00D26971" w:rsidTr="00FF11FB" w14:paraId="6B771821"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shd w:val="clear" w:color="auto" w:fill="D6E3BC" w:themeFill="accent3" w:themeFillTint="66"/>
          </w:tcPr>
          <w:p w:rsidRPr="00810DE0" w:rsidR="00D26971" w:rsidP="00AE5524" w:rsidRDefault="00D26971" w14:paraId="71E2315C"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3</w:t>
            </w:r>
          </w:p>
        </w:tc>
        <w:tc>
          <w:tcPr>
            <w:tcW w:w="1241" w:type="pct"/>
            <w:shd w:val="clear" w:color="auto" w:fill="D6E3BC" w:themeFill="accent3" w:themeFillTint="66"/>
            <w:noWrap/>
            <w:hideMark/>
          </w:tcPr>
          <w:p w:rsidRPr="005A041C" w:rsidR="00D26971" w:rsidP="00AE5524" w:rsidRDefault="00D26971" w14:paraId="0D8C79B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Entertainment and Mass Media </w:t>
            </w:r>
          </w:p>
        </w:tc>
        <w:tc>
          <w:tcPr>
            <w:tcW w:w="148" w:type="pct"/>
            <w:shd w:val="clear" w:color="auto" w:fill="D6E3BC" w:themeFill="accent3" w:themeFillTint="66"/>
            <w:noWrap/>
            <w:hideMark/>
          </w:tcPr>
          <w:p w:rsidRPr="005A041C" w:rsidR="00D26971" w:rsidP="00AE5524" w:rsidRDefault="00D26971" w14:paraId="6125BBC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148" w:type="pct"/>
            <w:shd w:val="clear" w:color="auto" w:fill="D6E3BC" w:themeFill="accent3" w:themeFillTint="66"/>
            <w:noWrap/>
            <w:hideMark/>
          </w:tcPr>
          <w:p w:rsidRPr="005A041C" w:rsidR="00D26971" w:rsidP="00AE5524" w:rsidRDefault="00D26971" w14:paraId="7FA2269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shd w:val="clear" w:color="auto" w:fill="D6E3BC" w:themeFill="accent3" w:themeFillTint="66"/>
            <w:noWrap/>
            <w:hideMark/>
          </w:tcPr>
          <w:p w:rsidRPr="005A041C" w:rsidR="00D26971" w:rsidP="00AE5524" w:rsidRDefault="00D26971" w14:paraId="0AAEA85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shd w:val="clear" w:color="auto" w:fill="D6E3BC" w:themeFill="accent3" w:themeFillTint="66"/>
            <w:noWrap/>
            <w:hideMark/>
          </w:tcPr>
          <w:p w:rsidRPr="005A041C" w:rsidR="00D26971" w:rsidP="00AE5524" w:rsidRDefault="00D26971" w14:paraId="697D3B2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shd w:val="clear" w:color="auto" w:fill="D6E3BC" w:themeFill="accent3" w:themeFillTint="66"/>
            <w:noWrap/>
            <w:hideMark/>
          </w:tcPr>
          <w:p w:rsidRPr="005A041C" w:rsidR="00D26971" w:rsidP="00AE5524" w:rsidRDefault="00D26971" w14:paraId="0453BC7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shd w:val="clear" w:color="auto" w:fill="D6E3BC" w:themeFill="accent3" w:themeFillTint="66"/>
            <w:noWrap/>
            <w:hideMark/>
          </w:tcPr>
          <w:p w:rsidRPr="005A041C" w:rsidR="00D26971" w:rsidP="00AE5524" w:rsidRDefault="00D26971" w14:paraId="1B72AF0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shd w:val="clear" w:color="auto" w:fill="D6E3BC" w:themeFill="accent3" w:themeFillTint="66"/>
            <w:noWrap/>
            <w:hideMark/>
          </w:tcPr>
          <w:p w:rsidRPr="005A041C" w:rsidR="00D26971" w:rsidP="00AE5524" w:rsidRDefault="00D26971" w14:paraId="19B23C9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shd w:val="clear" w:color="auto" w:fill="D6E3BC" w:themeFill="accent3" w:themeFillTint="66"/>
            <w:noWrap/>
            <w:hideMark/>
          </w:tcPr>
          <w:p w:rsidRPr="005A041C" w:rsidR="00D26971" w:rsidP="00AE5524" w:rsidRDefault="00D26971" w14:paraId="65CA856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shd w:val="clear" w:color="auto" w:fill="D6E3BC" w:themeFill="accent3" w:themeFillTint="66"/>
            <w:noWrap/>
            <w:hideMark/>
          </w:tcPr>
          <w:p w:rsidRPr="005A041C" w:rsidR="00D26971" w:rsidP="00AE5524" w:rsidRDefault="00D26971" w14:paraId="256BBA0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shd w:val="clear" w:color="auto" w:fill="D6E3BC" w:themeFill="accent3" w:themeFillTint="66"/>
            <w:noWrap/>
            <w:hideMark/>
          </w:tcPr>
          <w:p w:rsidRPr="005A041C" w:rsidR="00D26971" w:rsidP="00AE5524" w:rsidRDefault="00D26971" w14:paraId="30CB4AB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shd w:val="clear" w:color="auto" w:fill="D6E3BC" w:themeFill="accent3" w:themeFillTint="66"/>
            <w:noWrap/>
            <w:hideMark/>
          </w:tcPr>
          <w:p w:rsidRPr="005A041C" w:rsidR="00D26971" w:rsidP="00AE5524" w:rsidRDefault="00D26971" w14:paraId="01FE61F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shd w:val="clear" w:color="auto" w:fill="D6E3BC" w:themeFill="accent3" w:themeFillTint="66"/>
            <w:noWrap/>
            <w:hideMark/>
          </w:tcPr>
          <w:p w:rsidRPr="005A041C" w:rsidR="00D26971" w:rsidP="00AE5524" w:rsidRDefault="00D26971" w14:paraId="1700200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shd w:val="clear" w:color="auto" w:fill="D6E3BC" w:themeFill="accent3" w:themeFillTint="66"/>
            <w:noWrap/>
            <w:hideMark/>
          </w:tcPr>
          <w:p w:rsidRPr="005A041C" w:rsidR="00D26971" w:rsidP="00AE5524" w:rsidRDefault="00D26971" w14:paraId="7AD8D52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D26971" w:rsidTr="00012BB2" w14:paraId="31FDF2B7"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shd w:val="clear" w:color="auto" w:fill="D6E3BC" w:themeFill="accent3" w:themeFillTint="66"/>
          </w:tcPr>
          <w:p w:rsidRPr="00810DE0" w:rsidR="00D26971" w:rsidP="00AE5524" w:rsidRDefault="00D26971" w14:paraId="52E5A2B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4</w:t>
            </w:r>
          </w:p>
        </w:tc>
        <w:tc>
          <w:tcPr>
            <w:tcW w:w="1241" w:type="pct"/>
            <w:shd w:val="clear" w:color="auto" w:fill="D6E3BC" w:themeFill="accent3" w:themeFillTint="66"/>
            <w:noWrap/>
            <w:hideMark/>
          </w:tcPr>
          <w:p w:rsidRPr="005A041C" w:rsidR="00D26971" w:rsidP="00AE5524" w:rsidRDefault="00D26971" w14:paraId="4E9F787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Management and Administration</w:t>
            </w:r>
          </w:p>
        </w:tc>
        <w:tc>
          <w:tcPr>
            <w:tcW w:w="148" w:type="pct"/>
            <w:shd w:val="clear" w:color="auto" w:fill="D6E3BC" w:themeFill="accent3" w:themeFillTint="66"/>
            <w:noWrap/>
            <w:hideMark/>
          </w:tcPr>
          <w:p w:rsidRPr="005A041C" w:rsidR="00D26971" w:rsidP="00AE5524" w:rsidRDefault="00D26971" w14:paraId="56DDDD2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8" w:type="pct"/>
            <w:shd w:val="clear" w:color="auto" w:fill="D6E3BC" w:themeFill="accent3" w:themeFillTint="66"/>
            <w:noWrap/>
            <w:hideMark/>
          </w:tcPr>
          <w:p w:rsidRPr="005A041C" w:rsidR="00D26971" w:rsidP="00AE5524" w:rsidRDefault="00D26971" w14:paraId="1879EC2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shd w:val="clear" w:color="auto" w:fill="D6E3BC" w:themeFill="accent3" w:themeFillTint="66"/>
            <w:noWrap/>
            <w:hideMark/>
          </w:tcPr>
          <w:p w:rsidRPr="005A041C" w:rsidR="00D26971" w:rsidP="00AE5524" w:rsidRDefault="00D26971" w14:paraId="1866270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8" w:type="pct"/>
            <w:shd w:val="clear" w:color="auto" w:fill="D6E3BC" w:themeFill="accent3" w:themeFillTint="66"/>
            <w:noWrap/>
            <w:hideMark/>
          </w:tcPr>
          <w:p w:rsidRPr="005A041C" w:rsidR="00D26971" w:rsidP="00AE5524" w:rsidRDefault="00D26971" w14:paraId="21F3351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shd w:val="clear" w:color="auto" w:fill="D6E3BC" w:themeFill="accent3" w:themeFillTint="66"/>
            <w:noWrap/>
            <w:hideMark/>
          </w:tcPr>
          <w:p w:rsidRPr="005A041C" w:rsidR="00D26971" w:rsidP="00AE5524" w:rsidRDefault="00D26971" w14:paraId="0A48AA7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shd w:val="clear" w:color="auto" w:fill="D6E3BC" w:themeFill="accent3" w:themeFillTint="66"/>
            <w:noWrap/>
            <w:hideMark/>
          </w:tcPr>
          <w:p w:rsidRPr="005A041C" w:rsidR="00D26971" w:rsidP="00AE5524" w:rsidRDefault="00D26971" w14:paraId="20C1764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shd w:val="clear" w:color="auto" w:fill="D6E3BC" w:themeFill="accent3" w:themeFillTint="66"/>
            <w:noWrap/>
            <w:hideMark/>
          </w:tcPr>
          <w:p w:rsidRPr="005A041C" w:rsidR="00D26971" w:rsidP="00AE5524" w:rsidRDefault="00D26971" w14:paraId="38E30E6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shd w:val="clear" w:color="auto" w:fill="D6E3BC" w:themeFill="accent3" w:themeFillTint="66"/>
            <w:noWrap/>
            <w:hideMark/>
          </w:tcPr>
          <w:p w:rsidRPr="005A041C" w:rsidR="00D26971" w:rsidP="00AE5524" w:rsidRDefault="00D26971" w14:paraId="79AB8CD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shd w:val="clear" w:color="auto" w:fill="D6E3BC" w:themeFill="accent3" w:themeFillTint="66"/>
            <w:noWrap/>
            <w:hideMark/>
          </w:tcPr>
          <w:p w:rsidRPr="005A041C" w:rsidR="00D26971" w:rsidP="00AE5524" w:rsidRDefault="00D26971" w14:paraId="4547A3C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shd w:val="clear" w:color="auto" w:fill="D6E3BC" w:themeFill="accent3" w:themeFillTint="66"/>
            <w:noWrap/>
            <w:hideMark/>
          </w:tcPr>
          <w:p w:rsidRPr="005A041C" w:rsidR="00D26971" w:rsidP="00AE5524" w:rsidRDefault="00D26971" w14:paraId="686394D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shd w:val="clear" w:color="auto" w:fill="D6E3BC" w:themeFill="accent3" w:themeFillTint="66"/>
            <w:noWrap/>
            <w:hideMark/>
          </w:tcPr>
          <w:p w:rsidRPr="005A041C" w:rsidR="00D26971" w:rsidP="00AE5524" w:rsidRDefault="00D26971" w14:paraId="4F52AE4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shd w:val="clear" w:color="auto" w:fill="D6E3BC" w:themeFill="accent3" w:themeFillTint="66"/>
            <w:noWrap/>
            <w:hideMark/>
          </w:tcPr>
          <w:p w:rsidRPr="005A041C" w:rsidR="00D26971" w:rsidP="00AE5524" w:rsidRDefault="00D26971" w14:paraId="31F4213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shd w:val="clear" w:color="auto" w:fill="D6E3BC" w:themeFill="accent3" w:themeFillTint="66"/>
            <w:noWrap/>
            <w:hideMark/>
          </w:tcPr>
          <w:p w:rsidRPr="005A041C" w:rsidR="00D26971" w:rsidP="00AE5524" w:rsidRDefault="00D26971" w14:paraId="7DAB5C3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D26971" w:rsidTr="00294D58" w14:paraId="278A2A91"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D26971" w:rsidP="00AE5524" w:rsidRDefault="00D26971" w14:paraId="765521A1"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5</w:t>
            </w:r>
          </w:p>
        </w:tc>
        <w:tc>
          <w:tcPr>
            <w:tcW w:w="1241" w:type="pct"/>
            <w:noWrap/>
            <w:hideMark/>
          </w:tcPr>
          <w:p w:rsidRPr="005A041C" w:rsidR="00D26971" w:rsidP="00AE5524" w:rsidRDefault="00D26971" w14:paraId="3AF824C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Banking and Finance</w:t>
            </w:r>
          </w:p>
        </w:tc>
        <w:tc>
          <w:tcPr>
            <w:tcW w:w="148" w:type="pct"/>
            <w:noWrap/>
            <w:hideMark/>
          </w:tcPr>
          <w:p w:rsidRPr="005A041C" w:rsidR="00D26971" w:rsidP="00AE5524" w:rsidRDefault="00D26971" w14:paraId="5CA8F4D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8" w:type="pct"/>
            <w:noWrap/>
            <w:hideMark/>
          </w:tcPr>
          <w:p w:rsidRPr="005A041C" w:rsidR="00D26971" w:rsidP="00AE5524" w:rsidRDefault="00D26971" w14:paraId="58C5953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D26971" w:rsidP="00AE5524" w:rsidRDefault="00D26971" w14:paraId="2EF9AF1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noWrap/>
            <w:hideMark/>
          </w:tcPr>
          <w:p w:rsidRPr="005A041C" w:rsidR="00D26971" w:rsidP="00AE5524" w:rsidRDefault="00D26971" w14:paraId="3BBF4FA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355FF0B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D26971" w:rsidP="00AE5524" w:rsidRDefault="00D26971" w14:paraId="3CA2930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D26971" w:rsidP="00AE5524" w:rsidRDefault="00D26971" w14:paraId="43EEE7E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3F44696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D26971" w:rsidP="00AE5524" w:rsidRDefault="00D26971" w14:paraId="3E8B98D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D26971" w:rsidP="00AE5524" w:rsidRDefault="00D26971" w14:paraId="0C741BF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5D61D01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0C78B16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D26971" w:rsidP="00AE5524" w:rsidRDefault="00D26971" w14:paraId="0D3AE5A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r>
      <w:tr w:rsidRPr="005A041C" w:rsidR="00D26971" w:rsidTr="00294D58" w14:paraId="6B87693F"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D26971" w:rsidP="00AE5524" w:rsidRDefault="00D26971" w14:paraId="7A8FB4C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6</w:t>
            </w:r>
          </w:p>
        </w:tc>
        <w:tc>
          <w:tcPr>
            <w:tcW w:w="1241" w:type="pct"/>
            <w:noWrap/>
            <w:hideMark/>
          </w:tcPr>
          <w:p w:rsidRPr="005A041C" w:rsidR="00D26971" w:rsidP="00AE5524" w:rsidRDefault="00D26971" w14:paraId="7617D1D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LAW Studies </w:t>
            </w:r>
          </w:p>
        </w:tc>
        <w:tc>
          <w:tcPr>
            <w:tcW w:w="148" w:type="pct"/>
            <w:noWrap/>
            <w:hideMark/>
          </w:tcPr>
          <w:p w:rsidRPr="005A041C" w:rsidR="00D26971" w:rsidP="00AE5524" w:rsidRDefault="00D26971" w14:paraId="0AD94BB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8" w:type="pct"/>
            <w:noWrap/>
            <w:hideMark/>
          </w:tcPr>
          <w:p w:rsidRPr="005A041C" w:rsidR="00D26971" w:rsidP="00AE5524" w:rsidRDefault="00D26971" w14:paraId="4D3A910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D26971" w:rsidP="00AE5524" w:rsidRDefault="00D26971" w14:paraId="5AD9D84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noWrap/>
            <w:hideMark/>
          </w:tcPr>
          <w:p w:rsidRPr="005A041C" w:rsidR="00D26971" w:rsidP="00AE5524" w:rsidRDefault="00D26971" w14:paraId="724B4B3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D26971" w:rsidP="00AE5524" w:rsidRDefault="00D26971" w14:paraId="4D90C5D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D26971" w:rsidP="00AE5524" w:rsidRDefault="00D26971" w14:paraId="4602623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D26971" w:rsidP="00AE5524" w:rsidRDefault="00D26971" w14:paraId="647E5F5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D26971" w:rsidP="00AE5524" w:rsidRDefault="00D26971" w14:paraId="5F1BC55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476ECB2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D26971" w:rsidP="00AE5524" w:rsidRDefault="00D26971" w14:paraId="0073D57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76D0B7E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402B0C6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D26971" w:rsidP="00AE5524" w:rsidRDefault="00D26971" w14:paraId="4E88A74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D26971" w:rsidTr="00294D58" w14:paraId="621D9AA4"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D26971" w:rsidP="00AE5524" w:rsidRDefault="00D26971" w14:paraId="44DD9723"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7</w:t>
            </w:r>
          </w:p>
        </w:tc>
        <w:tc>
          <w:tcPr>
            <w:tcW w:w="1241" w:type="pct"/>
            <w:noWrap/>
            <w:hideMark/>
          </w:tcPr>
          <w:p w:rsidRPr="005A041C" w:rsidR="00D26971" w:rsidP="00AE5524" w:rsidRDefault="00D26971" w14:paraId="03FC004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Government and Public Administration</w:t>
            </w:r>
          </w:p>
        </w:tc>
        <w:tc>
          <w:tcPr>
            <w:tcW w:w="148" w:type="pct"/>
            <w:noWrap/>
            <w:hideMark/>
          </w:tcPr>
          <w:p w:rsidRPr="005A041C" w:rsidR="00D26971" w:rsidP="00AE5524" w:rsidRDefault="00D26971" w14:paraId="75A40A4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8" w:type="pct"/>
            <w:noWrap/>
            <w:hideMark/>
          </w:tcPr>
          <w:p w:rsidRPr="005A041C" w:rsidR="00D26971" w:rsidP="00AE5524" w:rsidRDefault="00D26971" w14:paraId="312AEEC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D26971" w:rsidP="00AE5524" w:rsidRDefault="00D26971" w14:paraId="57172FE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noWrap/>
            <w:hideMark/>
          </w:tcPr>
          <w:p w:rsidRPr="005A041C" w:rsidR="00D26971" w:rsidP="00AE5524" w:rsidRDefault="00D26971" w14:paraId="2F962C3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D26971" w:rsidP="00AE5524" w:rsidRDefault="00D26971" w14:paraId="2F2B8F7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D26971" w:rsidP="00AE5524" w:rsidRDefault="00D26971" w14:paraId="352B1B9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D26971" w:rsidP="00AE5524" w:rsidRDefault="00D26971" w14:paraId="51CDA65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59739D4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D26971" w:rsidP="00AE5524" w:rsidRDefault="00D26971" w14:paraId="436519F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D26971" w:rsidP="00AE5524" w:rsidRDefault="00D26971" w14:paraId="18A2C20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36FB169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599F26C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D26971" w:rsidP="00AE5524" w:rsidRDefault="00D26971" w14:paraId="499E89E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D26971" w:rsidTr="00294D58" w14:paraId="2874406A"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D26971" w:rsidP="00AE5524" w:rsidRDefault="00D26971" w14:paraId="24C26E1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8</w:t>
            </w:r>
          </w:p>
        </w:tc>
        <w:tc>
          <w:tcPr>
            <w:tcW w:w="1241" w:type="pct"/>
            <w:noWrap/>
            <w:hideMark/>
          </w:tcPr>
          <w:p w:rsidRPr="005A041C" w:rsidR="00D26971" w:rsidP="00AE5524" w:rsidRDefault="00D26971" w14:paraId="5206C43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Marketing </w:t>
            </w:r>
          </w:p>
        </w:tc>
        <w:tc>
          <w:tcPr>
            <w:tcW w:w="148" w:type="pct"/>
            <w:noWrap/>
            <w:hideMark/>
          </w:tcPr>
          <w:p w:rsidRPr="005A041C" w:rsidR="00D26971" w:rsidP="00AE5524" w:rsidRDefault="00D26971" w14:paraId="68A1897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noWrap/>
            <w:hideMark/>
          </w:tcPr>
          <w:p w:rsidRPr="005A041C" w:rsidR="00D26971" w:rsidP="00AE5524" w:rsidRDefault="00D26971" w14:paraId="1823186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D26971" w:rsidP="00AE5524" w:rsidRDefault="00D26971" w14:paraId="156D266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318" w:type="pct"/>
            <w:noWrap/>
            <w:hideMark/>
          </w:tcPr>
          <w:p w:rsidRPr="005A041C" w:rsidR="00D26971" w:rsidP="00AE5524" w:rsidRDefault="00D26971" w14:paraId="176618B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D26971" w:rsidP="00AE5524" w:rsidRDefault="00D26971" w14:paraId="42CF67F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D26971" w:rsidP="00AE5524" w:rsidRDefault="00D26971" w14:paraId="29D46B1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D26971" w:rsidP="00AE5524" w:rsidRDefault="00D26971" w14:paraId="551DFF1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D26971" w:rsidP="00AE5524" w:rsidRDefault="00D26971" w14:paraId="7AD0011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18C723E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D26971" w:rsidP="00AE5524" w:rsidRDefault="00D26971" w14:paraId="2ABA211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4193B7E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5B032F9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D26971" w:rsidP="00AE5524" w:rsidRDefault="00D26971" w14:paraId="2445E52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D26971" w:rsidTr="00294D58" w14:paraId="138A2B20"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D26971" w:rsidP="00AE5524" w:rsidRDefault="00D26971" w14:paraId="0ED7EE0A"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9</w:t>
            </w:r>
          </w:p>
        </w:tc>
        <w:tc>
          <w:tcPr>
            <w:tcW w:w="1241" w:type="pct"/>
            <w:noWrap/>
            <w:hideMark/>
          </w:tcPr>
          <w:p w:rsidRPr="005A041C" w:rsidR="00D26971" w:rsidP="00AE5524" w:rsidRDefault="00D26971" w14:paraId="0CD3ACB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Entrepreneurship</w:t>
            </w:r>
          </w:p>
        </w:tc>
        <w:tc>
          <w:tcPr>
            <w:tcW w:w="148" w:type="pct"/>
            <w:noWrap/>
            <w:hideMark/>
          </w:tcPr>
          <w:p w:rsidRPr="005A041C" w:rsidR="00D26971" w:rsidP="00AE5524" w:rsidRDefault="00D26971" w14:paraId="2F9562A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noWrap/>
            <w:hideMark/>
          </w:tcPr>
          <w:p w:rsidRPr="005A041C" w:rsidR="00D26971" w:rsidP="00AE5524" w:rsidRDefault="00D26971" w14:paraId="10F5DA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D26971" w:rsidP="00AE5524" w:rsidRDefault="00D26971" w14:paraId="42D072E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318" w:type="pct"/>
            <w:noWrap/>
            <w:hideMark/>
          </w:tcPr>
          <w:p w:rsidRPr="005A041C" w:rsidR="00D26971" w:rsidP="00AE5524" w:rsidRDefault="00D26971" w14:paraId="51D4044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D26971" w:rsidP="00AE5524" w:rsidRDefault="00D26971" w14:paraId="4DB49F6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D26971" w:rsidP="00AE5524" w:rsidRDefault="00D26971" w14:paraId="2555536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556D1D0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D26971" w:rsidP="00AE5524" w:rsidRDefault="00D26971" w14:paraId="55FED55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D26971" w:rsidP="00AE5524" w:rsidRDefault="00D26971" w14:paraId="2C4ADE2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D26971" w:rsidP="00AE5524" w:rsidRDefault="00D26971" w14:paraId="4F39EB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7C10D7A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D26971" w:rsidP="00AE5524" w:rsidRDefault="00D26971" w14:paraId="2D2CFD0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D26971" w:rsidP="00AE5524" w:rsidRDefault="00D26971" w14:paraId="31F4B32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D26971" w:rsidTr="00294D58" w14:paraId="1FD75F64"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D26971" w:rsidP="00AE5524" w:rsidRDefault="00D26971" w14:paraId="36A52E70"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10</w:t>
            </w:r>
          </w:p>
        </w:tc>
        <w:tc>
          <w:tcPr>
            <w:tcW w:w="1241" w:type="pct"/>
            <w:noWrap/>
            <w:hideMark/>
          </w:tcPr>
          <w:p w:rsidRPr="005A041C" w:rsidR="00D26971" w:rsidP="00AE5524" w:rsidRDefault="00D26971" w14:paraId="79F340E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Sales</w:t>
            </w:r>
          </w:p>
        </w:tc>
        <w:tc>
          <w:tcPr>
            <w:tcW w:w="148" w:type="pct"/>
            <w:noWrap/>
            <w:hideMark/>
          </w:tcPr>
          <w:p w:rsidRPr="005A041C" w:rsidR="00D26971" w:rsidP="00AE5524" w:rsidRDefault="00D26971" w14:paraId="040E8D7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noWrap/>
            <w:hideMark/>
          </w:tcPr>
          <w:p w:rsidRPr="005A041C" w:rsidR="00D26971" w:rsidP="00AE5524" w:rsidRDefault="00D26971" w14:paraId="3D556E6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D26971" w:rsidP="00AE5524" w:rsidRDefault="00D26971" w14:paraId="11789E3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318" w:type="pct"/>
            <w:noWrap/>
            <w:hideMark/>
          </w:tcPr>
          <w:p w:rsidRPr="005A041C" w:rsidR="00D26971" w:rsidP="00AE5524" w:rsidRDefault="00D26971" w14:paraId="5B5B4E9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D26971" w:rsidP="00AE5524" w:rsidRDefault="00D26971" w14:paraId="58E20AA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D26971" w:rsidP="00AE5524" w:rsidRDefault="00D26971" w14:paraId="72BFC42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D26971" w:rsidP="00AE5524" w:rsidRDefault="00D26971" w14:paraId="41D4959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D26971" w:rsidP="00AE5524" w:rsidRDefault="00D26971" w14:paraId="137C575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D26971" w:rsidP="00AE5524" w:rsidRDefault="00D26971" w14:paraId="242E898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D26971" w:rsidP="00AE5524" w:rsidRDefault="00D26971" w14:paraId="285DF3D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D26971" w:rsidP="00AE5524" w:rsidRDefault="00D26971" w14:paraId="3760D1C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D26971" w:rsidP="00AE5524" w:rsidRDefault="00D26971" w14:paraId="185D9CF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5A041C" w:rsidR="00D26971" w:rsidP="00AE5524" w:rsidRDefault="00D26971" w14:paraId="5A5C3E8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bl>
    <w:p w:rsidR="00D26971" w:rsidP="00AE5524" w:rsidRDefault="00D26971" w14:paraId="00035A81" w14:textId="77777777"/>
    <w:p w:rsidR="001E3224" w:rsidP="00AE5524" w:rsidRDefault="00B92A44" w14:paraId="36C7CAE6" w14:textId="57738962">
      <w:pPr>
        <w:pStyle w:val="Heading3"/>
      </w:pPr>
      <w:r>
        <w:t xml:space="preserve">Step </w:t>
      </w:r>
      <w:r w:rsidR="0011038B">
        <w:t>4</w:t>
      </w:r>
      <w:r>
        <w:t xml:space="preserve">: </w:t>
      </w:r>
      <w:r w:rsidR="001060AE">
        <w:t>Most suited pathway</w:t>
      </w:r>
      <w:r w:rsidR="00FA457D">
        <w:tab/>
      </w:r>
    </w:p>
    <w:p w:rsidR="00FA457D" w:rsidP="00AE5524" w:rsidRDefault="001060AE" w14:paraId="7BF3B9D1" w14:textId="70EE4325">
      <w:r>
        <w:t xml:space="preserve">Check for </w:t>
      </w:r>
      <w:r w:rsidR="00FA457D">
        <w:t>Number of personality traits</w:t>
      </w:r>
    </w:p>
    <w:p w:rsidRPr="00462922" w:rsidR="00266C57" w:rsidP="7C15921F" w:rsidRDefault="00266C57" w14:paraId="25E31E65" w14:textId="77777777">
      <w:pPr>
        <w:rPr>
          <w:b/>
          <w:bCs/>
          <w:lang w:val="en-US"/>
        </w:rPr>
      </w:pPr>
      <w:r w:rsidRPr="7C15921F">
        <w:rPr>
          <w:b/>
          <w:bCs/>
          <w:lang w:val="en-US"/>
        </w:rPr>
        <w:t>Order sequence (123,132,213,231,312,321,12,1_2,13,1_3,21,2_1, 23,2_3,31,3_1,32,3_2,1 _1_, , 2 _2_, 3 _3_,  _ _ 1, _ _ 2, _ _ 3)</w:t>
      </w:r>
    </w:p>
    <w:p w:rsidR="00266C57" w:rsidP="00AE5524" w:rsidRDefault="00266C57" w14:paraId="05659A75" w14:textId="77777777"/>
    <w:p w:rsidRPr="004E40C8" w:rsidR="004E40C8" w:rsidP="00AE5524" w:rsidRDefault="009F6F5E" w14:paraId="1D7A53EC" w14:textId="77777777">
      <w:pPr>
        <w:pStyle w:val="ListParagraph"/>
        <w:numPr>
          <w:ilvl w:val="0"/>
          <w:numId w:val="20"/>
        </w:numPr>
      </w:pPr>
      <w:r>
        <w:t xml:space="preserve">Select </w:t>
      </w:r>
      <w:r w:rsidR="0027249E">
        <w:t xml:space="preserve">pathways where all </w:t>
      </w:r>
      <w:r w:rsidR="009F6732">
        <w:t xml:space="preserve">top </w:t>
      </w:r>
      <w:r w:rsidR="0027249E">
        <w:t>three personalities</w:t>
      </w:r>
      <w:r w:rsidR="004C7EAB">
        <w:t xml:space="preserve"> of Student X</w:t>
      </w:r>
      <w:r w:rsidR="0027249E">
        <w:t xml:space="preserve"> are present (</w:t>
      </w:r>
      <w:r w:rsidRPr="00B11238" w:rsidR="00D520F6">
        <w:rPr>
          <w:color w:val="4F81BD" w:themeColor="accent1"/>
        </w:rPr>
        <w:t>order of importance</w:t>
      </w:r>
      <w:r w:rsidRPr="00B11238" w:rsidR="0027249E">
        <w:rPr>
          <w:color w:val="4F81BD" w:themeColor="accent1"/>
        </w:rPr>
        <w:t>.</w:t>
      </w:r>
      <w:r w:rsidRPr="00B11238" w:rsidR="00484647">
        <w:rPr>
          <w:color w:val="4F81BD" w:themeColor="accent1"/>
        </w:rPr>
        <w:t xml:space="preserve"> 123,132</w:t>
      </w:r>
      <w:r w:rsidRPr="004E40C8" w:rsidR="00484647">
        <w:rPr>
          <w:color w:val="4F81BD" w:themeColor="accent1"/>
        </w:rPr>
        <w:t>,213,231,312,321</w:t>
      </w:r>
      <w:r w:rsidRPr="004E40C8" w:rsidR="004E40C8">
        <w:rPr>
          <w:color w:val="4F81BD" w:themeColor="accent1"/>
        </w:rPr>
        <w:t>)</w:t>
      </w:r>
    </w:p>
    <w:p w:rsidR="008B272F" w:rsidP="00AE5524" w:rsidRDefault="004E40C8" w14:paraId="240936D5" w14:textId="77777777">
      <w:pPr>
        <w:pStyle w:val="ListParagraph"/>
        <w:ind w:left="1440"/>
      </w:pPr>
      <w:r w:rsidRPr="7C15921F">
        <w:rPr>
          <w:lang w:val="en-US"/>
        </w:rPr>
        <w:t xml:space="preserve"> </w:t>
      </w:r>
      <w:r w:rsidRPr="7C15921F" w:rsidR="00E762CE">
        <w:rPr>
          <w:lang w:val="en-US"/>
        </w:rPr>
        <w:t>In case of Student X</w:t>
      </w:r>
      <w:r w:rsidRPr="7C15921F" w:rsidR="009F6732">
        <w:rPr>
          <w:lang w:val="en-US"/>
        </w:rPr>
        <w:t xml:space="preserve"> </w:t>
      </w:r>
      <w:r w:rsidRPr="7C15921F">
        <w:rPr>
          <w:lang w:val="en-US"/>
        </w:rPr>
        <w:t>the combination will be (ACE, AEC, CAE, CEA, EAC, ECA)</w:t>
      </w:r>
      <w:r w:rsidRPr="7C15921F" w:rsidR="009F6732">
        <w:rPr>
          <w:lang w:val="en-US"/>
        </w:rPr>
        <w:t xml:space="preserve"> </w:t>
      </w:r>
    </w:p>
    <w:p w:rsidR="00397D72" w:rsidP="00AE5524" w:rsidRDefault="008B272F" w14:paraId="4A232F30" w14:textId="24BE5A62">
      <w:pPr>
        <w:pStyle w:val="ListParagraph"/>
        <w:ind w:left="1440"/>
      </w:pPr>
      <w:r>
        <w:t xml:space="preserve">But there is no such </w:t>
      </w:r>
      <w:r w:rsidR="00B11238">
        <w:t>P</w:t>
      </w:r>
      <w:r>
        <w:t>athway. Hence move ahead</w:t>
      </w:r>
    </w:p>
    <w:p w:rsidR="008B272F" w:rsidP="00AE5524" w:rsidRDefault="008B272F" w14:paraId="3FA6CFF1" w14:textId="77777777">
      <w:pPr>
        <w:pStyle w:val="ListParagraph"/>
        <w:ind w:left="1440"/>
      </w:pPr>
    </w:p>
    <w:p w:rsidR="00E762CE" w:rsidP="00AE5524" w:rsidRDefault="00397D72" w14:paraId="4083BC6A" w14:textId="17AB743C">
      <w:pPr>
        <w:pStyle w:val="ListParagraph"/>
        <w:numPr>
          <w:ilvl w:val="0"/>
          <w:numId w:val="20"/>
        </w:numPr>
      </w:pPr>
      <w:r w:rsidRPr="7C15921F">
        <w:rPr>
          <w:lang w:val="en-US"/>
        </w:rPr>
        <w:t xml:space="preserve">Select </w:t>
      </w:r>
      <w:r w:rsidRPr="7C15921F" w:rsidR="006E0FD0">
        <w:rPr>
          <w:lang w:val="en-US"/>
        </w:rPr>
        <w:t xml:space="preserve">pathways </w:t>
      </w:r>
      <w:r w:rsidRPr="7C15921F" w:rsidR="00685CD8">
        <w:rPr>
          <w:lang w:val="en-US"/>
        </w:rPr>
        <w:t xml:space="preserve">where </w:t>
      </w:r>
      <w:r w:rsidRPr="7C15921F" w:rsidR="00953D2B">
        <w:rPr>
          <w:lang w:val="en-US"/>
        </w:rPr>
        <w:t>1</w:t>
      </w:r>
      <w:r w:rsidRPr="7C15921F" w:rsidR="00953D2B">
        <w:rPr>
          <w:vertAlign w:val="superscript"/>
          <w:lang w:val="en-US"/>
        </w:rPr>
        <w:t>st</w:t>
      </w:r>
      <w:r w:rsidRPr="7C15921F" w:rsidR="00953D2B">
        <w:rPr>
          <w:lang w:val="en-US"/>
        </w:rPr>
        <w:t xml:space="preserve"> and 2</w:t>
      </w:r>
      <w:r w:rsidRPr="7C15921F" w:rsidR="00953D2B">
        <w:rPr>
          <w:vertAlign w:val="superscript"/>
          <w:lang w:val="en-US"/>
        </w:rPr>
        <w:t>nd</w:t>
      </w:r>
      <w:r w:rsidRPr="7C15921F" w:rsidR="00953D2B">
        <w:rPr>
          <w:lang w:val="en-US"/>
        </w:rPr>
        <w:t xml:space="preserve"> </w:t>
      </w:r>
      <w:r w:rsidRPr="7C15921F" w:rsidR="00685CD8">
        <w:rPr>
          <w:lang w:val="en-US"/>
        </w:rPr>
        <w:t xml:space="preserve"> personalitie</w:t>
      </w:r>
      <w:r w:rsidRPr="7C15921F" w:rsidR="008933F8">
        <w:rPr>
          <w:lang w:val="en-US"/>
        </w:rPr>
        <w:t>s of Student X are present (</w:t>
      </w:r>
      <w:r w:rsidRPr="7C15921F" w:rsidR="00D520F6">
        <w:rPr>
          <w:color w:val="4F81BD" w:themeColor="accent1"/>
          <w:lang w:val="en-US"/>
        </w:rPr>
        <w:t>order of importance</w:t>
      </w:r>
      <w:r w:rsidRPr="7C15921F" w:rsidR="008933F8">
        <w:rPr>
          <w:color w:val="4F81BD" w:themeColor="accent1"/>
          <w:lang w:val="en-US"/>
        </w:rPr>
        <w:t>:</w:t>
      </w:r>
      <w:r w:rsidRPr="7C15921F" w:rsidR="0035705C">
        <w:rPr>
          <w:color w:val="4F81BD" w:themeColor="accent1"/>
          <w:lang w:val="en-US"/>
        </w:rPr>
        <w:t>12, 1_2</w:t>
      </w:r>
      <w:r w:rsidRPr="7C15921F" w:rsidR="008933F8">
        <w:rPr>
          <w:lang w:val="en-US"/>
        </w:rPr>
        <w:t>)</w:t>
      </w:r>
    </w:p>
    <w:p w:rsidR="0035705C" w:rsidP="00AE5524" w:rsidRDefault="0035705C" w14:paraId="642A6300" w14:textId="1DAC6D61">
      <w:pPr>
        <w:ind w:left="720" w:firstLine="720"/>
      </w:pPr>
      <w:r w:rsidRPr="7C15921F">
        <w:rPr>
          <w:lang w:val="en-US"/>
        </w:rPr>
        <w:t>In case of Student X the combination will be (AC</w:t>
      </w:r>
      <w:r w:rsidRPr="7C15921F" w:rsidR="00BE5A38">
        <w:rPr>
          <w:lang w:val="en-US"/>
        </w:rPr>
        <w:t>, A_C</w:t>
      </w:r>
      <w:r w:rsidRPr="7C15921F">
        <w:rPr>
          <w:lang w:val="en-US"/>
        </w:rPr>
        <w:t>)</w:t>
      </w:r>
    </w:p>
    <w:p w:rsidR="00BE5A38" w:rsidP="00AE5524" w:rsidRDefault="00BE5A38" w14:paraId="5AAF0EC8" w14:textId="77777777">
      <w:pPr>
        <w:pStyle w:val="ListParagraph"/>
        <w:ind w:left="1440"/>
      </w:pPr>
      <w:r>
        <w:t>But there is no such Pathway. Hence move ahead</w:t>
      </w:r>
    </w:p>
    <w:p w:rsidR="00E07616" w:rsidP="00AE5524" w:rsidRDefault="00E07616" w14:paraId="17D727CE" w14:textId="77777777">
      <w:pPr>
        <w:ind w:left="720"/>
      </w:pPr>
    </w:p>
    <w:p w:rsidR="00E07616" w:rsidP="00AE5524" w:rsidRDefault="00E07616" w14:paraId="1D70AACA" w14:textId="5E52DAA6">
      <w:pPr>
        <w:pStyle w:val="ListParagraph"/>
        <w:numPr>
          <w:ilvl w:val="0"/>
          <w:numId w:val="20"/>
        </w:numPr>
      </w:pPr>
      <w:r>
        <w:t>Select</w:t>
      </w:r>
      <w:r w:rsidR="00953D2B">
        <w:t xml:space="preserve"> pathways where</w:t>
      </w:r>
      <w:r w:rsidR="007C1774">
        <w:t xml:space="preserve"> 1</w:t>
      </w:r>
      <w:r w:rsidRPr="007C1774" w:rsidR="007C1774">
        <w:rPr>
          <w:vertAlign w:val="superscript"/>
        </w:rPr>
        <w:t>st</w:t>
      </w:r>
      <w:r w:rsidR="007C1774">
        <w:t xml:space="preserve"> and 3</w:t>
      </w:r>
      <w:r w:rsidRPr="007C1774" w:rsidR="007C1774">
        <w:rPr>
          <w:vertAlign w:val="superscript"/>
        </w:rPr>
        <w:t>rd</w:t>
      </w:r>
      <w:r w:rsidR="007C1774">
        <w:t xml:space="preserve"> personalities of Student X are present (</w:t>
      </w:r>
      <w:r w:rsidRPr="00B11238" w:rsidR="007763B1">
        <w:rPr>
          <w:color w:val="4F81BD" w:themeColor="accent1"/>
        </w:rPr>
        <w:t>order of importance:</w:t>
      </w:r>
      <w:r w:rsidR="007763B1">
        <w:rPr>
          <w:color w:val="4F81BD" w:themeColor="accent1"/>
        </w:rPr>
        <w:t>13, 1_3</w:t>
      </w:r>
      <w:r w:rsidR="007C1774">
        <w:t>)</w:t>
      </w:r>
    </w:p>
    <w:p w:rsidR="00D05F09" w:rsidP="00AE5524" w:rsidRDefault="00EC56F5" w14:paraId="5E5CEC52" w14:textId="77777777">
      <w:pPr>
        <w:ind w:left="720" w:firstLine="720"/>
      </w:pPr>
      <w:r>
        <w:t>In case of Student X</w:t>
      </w:r>
      <w:r w:rsidR="00505530">
        <w:t xml:space="preserve">, </w:t>
      </w:r>
    </w:p>
    <w:p w:rsidR="00EC56F5" w:rsidP="00AE5524" w:rsidRDefault="0058438D" w14:paraId="13F032DB" w14:textId="7A4BD1BC">
      <w:pPr>
        <w:ind w:left="720" w:firstLine="720"/>
      </w:pPr>
      <w:r w:rsidRPr="7C15921F">
        <w:rPr>
          <w:lang w:val="en-US"/>
        </w:rPr>
        <w:t xml:space="preserve">Most suited 1: </w:t>
      </w:r>
      <w:r w:rsidRPr="7C15921F" w:rsidR="00D05F09">
        <w:rPr>
          <w:lang w:val="en-US"/>
        </w:rPr>
        <w:t>P</w:t>
      </w:r>
      <w:r w:rsidRPr="7C15921F" w:rsidR="00505530">
        <w:rPr>
          <w:lang w:val="en-US"/>
        </w:rPr>
        <w:t xml:space="preserve">athway number 2 </w:t>
      </w:r>
      <w:r w:rsidRPr="7C15921F" w:rsidR="00D05F09">
        <w:rPr>
          <w:lang w:val="en-US"/>
        </w:rPr>
        <w:t xml:space="preserve"> Art and Design </w:t>
      </w:r>
      <w:r w:rsidRPr="7C15921F" w:rsidR="00505530">
        <w:rPr>
          <w:lang w:val="en-US"/>
        </w:rPr>
        <w:t>is AE</w:t>
      </w:r>
    </w:p>
    <w:p w:rsidR="00FF11FB" w:rsidP="00AE5524" w:rsidRDefault="0058438D" w14:paraId="51AA55AC" w14:textId="36A37353">
      <w:pPr>
        <w:ind w:left="720" w:firstLine="720"/>
      </w:pPr>
      <w:r>
        <w:t xml:space="preserve">Most suited 2: </w:t>
      </w:r>
      <w:r w:rsidR="00FF11FB">
        <w:t>Pathway number 3 Entertainment and Mass media is A_E</w:t>
      </w:r>
    </w:p>
    <w:p w:rsidR="00505530" w:rsidP="00AE5524" w:rsidRDefault="003521FE" w14:paraId="53BCACFE" w14:textId="4FC1B620">
      <w:pPr>
        <w:ind w:left="720" w:firstLine="720"/>
      </w:pPr>
      <w:r>
        <w:t>No more pathways hence move ahead</w:t>
      </w:r>
    </w:p>
    <w:p w:rsidR="003521FE" w:rsidP="00AE5524" w:rsidRDefault="003521FE" w14:paraId="7D306A3E" w14:textId="4568BFB0">
      <w:pPr>
        <w:ind w:left="720" w:firstLine="720"/>
      </w:pPr>
      <w:r>
        <w:tab/>
      </w:r>
    </w:p>
    <w:p w:rsidRPr="005B095E" w:rsidR="003521FE" w:rsidP="00AE5524" w:rsidRDefault="003521FE" w14:paraId="5B7C368C" w14:textId="52D6FB70">
      <w:pPr>
        <w:pStyle w:val="ListParagraph"/>
        <w:numPr>
          <w:ilvl w:val="0"/>
          <w:numId w:val="20"/>
        </w:numPr>
      </w:pPr>
      <w:r>
        <w:t>Select pathways where 2</w:t>
      </w:r>
      <w:r w:rsidRPr="003521FE">
        <w:rPr>
          <w:vertAlign w:val="superscript"/>
        </w:rPr>
        <w:t>nd</w:t>
      </w:r>
      <w:r>
        <w:t xml:space="preserve"> and 1</w:t>
      </w:r>
      <w:r w:rsidRPr="003521FE">
        <w:rPr>
          <w:vertAlign w:val="superscript"/>
        </w:rPr>
        <w:t>st</w:t>
      </w:r>
      <w:r>
        <w:t xml:space="preserve"> personalities of Student X are present </w:t>
      </w:r>
      <w:r w:rsidR="005B095E">
        <w:t>(</w:t>
      </w:r>
      <w:r w:rsidRPr="00B11238" w:rsidR="005B095E">
        <w:rPr>
          <w:color w:val="4F81BD" w:themeColor="accent1"/>
        </w:rPr>
        <w:t>order of importance:</w:t>
      </w:r>
      <w:r w:rsidR="005B095E">
        <w:rPr>
          <w:color w:val="4F81BD" w:themeColor="accent1"/>
        </w:rPr>
        <w:t>21, 2_1)</w:t>
      </w:r>
    </w:p>
    <w:p w:rsidR="006F2E5A" w:rsidP="00AE5524" w:rsidRDefault="006F2E5A" w14:paraId="25875D7D" w14:textId="66A95A8A">
      <w:pPr>
        <w:ind w:left="720" w:firstLine="720"/>
      </w:pPr>
      <w:r w:rsidRPr="7C15921F">
        <w:rPr>
          <w:lang w:val="en-US"/>
        </w:rPr>
        <w:t>In case of Student X the combination will be (CA, C_A)</w:t>
      </w:r>
    </w:p>
    <w:p w:rsidR="006F2E5A" w:rsidP="00AE5524" w:rsidRDefault="006F2E5A" w14:paraId="551A3A95" w14:textId="7CE3B7F7" w14:noSpellErr="1">
      <w:pPr>
        <w:pStyle w:val="ListParagraph"/>
        <w:ind w:left="1080" w:firstLine="360"/>
      </w:pPr>
      <w:r w:rsidRPr="0E4DAA93" w:rsidR="006F2E5A">
        <w:rPr>
          <w:lang w:val="en-US"/>
        </w:rPr>
        <w:t xml:space="preserve">But there is no such Pathway. </w:t>
      </w:r>
      <w:r w:rsidRPr="0E4DAA93" w:rsidR="006F2E5A">
        <w:rPr>
          <w:lang w:val="en-US"/>
        </w:rPr>
        <w:t>Hence</w:t>
      </w:r>
      <w:r w:rsidRPr="0E4DAA93" w:rsidR="006F2E5A">
        <w:rPr>
          <w:lang w:val="en-US"/>
        </w:rPr>
        <w:t xml:space="preserve"> move ahead</w:t>
      </w:r>
      <w:r w:rsidRPr="0E4DAA93" w:rsidR="001C2D7E">
        <w:rPr>
          <w:lang w:val="en-US"/>
        </w:rPr>
        <w:t>.</w:t>
      </w:r>
    </w:p>
    <w:p w:rsidRPr="005B095E" w:rsidR="001C2D7E" w:rsidP="00AE5524" w:rsidRDefault="001C2D7E" w14:paraId="27EE544C" w14:textId="4E026640">
      <w:pPr>
        <w:pStyle w:val="ListParagraph"/>
        <w:numPr>
          <w:ilvl w:val="0"/>
          <w:numId w:val="20"/>
        </w:numPr>
      </w:pPr>
      <w:r>
        <w:t>Select pathways where 2</w:t>
      </w:r>
      <w:r w:rsidRPr="003521FE">
        <w:rPr>
          <w:vertAlign w:val="superscript"/>
        </w:rPr>
        <w:t>nd</w:t>
      </w:r>
      <w:r>
        <w:t xml:space="preserve"> and 3rd personalities of Student X are present (</w:t>
      </w:r>
      <w:r w:rsidRPr="00B11238">
        <w:rPr>
          <w:color w:val="4F81BD" w:themeColor="accent1"/>
        </w:rPr>
        <w:t>order of importance:</w:t>
      </w:r>
      <w:r>
        <w:rPr>
          <w:color w:val="4F81BD" w:themeColor="accent1"/>
        </w:rPr>
        <w:t>23, 2_3)</w:t>
      </w:r>
    </w:p>
    <w:p w:rsidR="001C2D7E" w:rsidP="00AE5524" w:rsidRDefault="001C2D7E" w14:paraId="7D24A4F9" w14:textId="7DC99D3D">
      <w:pPr>
        <w:ind w:left="720" w:firstLine="720"/>
      </w:pPr>
      <w:r w:rsidRPr="7C15921F">
        <w:rPr>
          <w:lang w:val="en-US"/>
        </w:rPr>
        <w:t>In case of Student X the combination will be (CE, C_E)</w:t>
      </w:r>
    </w:p>
    <w:p w:rsidR="00165FB4" w:rsidP="00AE5524" w:rsidRDefault="00165FB4" w14:paraId="4AB9016A" w14:textId="32980D61">
      <w:pPr>
        <w:ind w:left="720" w:firstLine="720"/>
      </w:pPr>
      <w:r>
        <w:t>Most suited 3: Pathway</w:t>
      </w:r>
      <w:r w:rsidR="001627F0">
        <w:t xml:space="preserve"> number 4 Management and Administration </w:t>
      </w:r>
    </w:p>
    <w:p w:rsidR="008440D5" w:rsidP="00AE5524" w:rsidRDefault="008440D5" w14:paraId="7FEBAC28" w14:textId="7E606711">
      <w:pPr>
        <w:ind w:left="720" w:firstLine="720"/>
      </w:pPr>
      <w:r w:rsidRPr="7C15921F">
        <w:rPr>
          <w:lang w:val="en-US"/>
        </w:rPr>
        <w:t>Here we stop for most suited as we have found 3.</w:t>
      </w:r>
    </w:p>
    <w:p w:rsidR="008440D5" w:rsidP="00AE5524" w:rsidRDefault="008440D5" w14:paraId="7D7313EA" w14:textId="349E9B14">
      <w:pPr>
        <w:pStyle w:val="ListParagraph"/>
        <w:ind w:left="1080"/>
      </w:pPr>
    </w:p>
    <w:p w:rsidR="001C2D7E" w:rsidP="00AE5524" w:rsidRDefault="00A329A6" w14:paraId="1BC52A67" w14:textId="628AF940">
      <w:pPr>
        <w:pStyle w:val="ListParagraph"/>
        <w:ind w:left="1080" w:firstLine="360"/>
      </w:pPr>
      <w:r>
        <w:t>We also find pathways for 2_3 or C_E</w:t>
      </w:r>
    </w:p>
    <w:p w:rsidR="005121AB" w:rsidP="00AE5524" w:rsidRDefault="005121AB" w14:paraId="79E8F25B" w14:textId="639AD211">
      <w:pPr>
        <w:pStyle w:val="ListParagraph"/>
        <w:ind w:left="1080" w:firstLine="360"/>
      </w:pPr>
      <w:r w:rsidRPr="7C15921F">
        <w:rPr>
          <w:lang w:val="en-US"/>
        </w:rPr>
        <w:t>Pathways</w:t>
      </w:r>
      <w:r w:rsidRPr="7C15921F" w:rsidR="0077630C">
        <w:rPr>
          <w:lang w:val="en-US"/>
        </w:rPr>
        <w:t xml:space="preserve"> 5,6,7 i.e. Banking and finance, Law Studies and Government Administration are at same level</w:t>
      </w:r>
      <w:r w:rsidRPr="7C15921F" w:rsidR="008848BE">
        <w:rPr>
          <w:lang w:val="en-US"/>
        </w:rPr>
        <w:t xml:space="preserve">. </w:t>
      </w:r>
    </w:p>
    <w:p w:rsidR="008848BE" w:rsidP="00AE5524" w:rsidRDefault="008848BE" w14:paraId="69A16CC4" w14:textId="281C26D5">
      <w:pPr>
        <w:pStyle w:val="ListParagraph"/>
        <w:ind w:left="1080" w:firstLine="360"/>
      </w:pPr>
      <w:r w:rsidRPr="7C15921F">
        <w:rPr>
          <w:lang w:val="en-US"/>
        </w:rPr>
        <w:t>Hence we need a tie breaker here.</w:t>
      </w:r>
    </w:p>
    <w:p w:rsidR="00462922" w:rsidP="00AE5524" w:rsidRDefault="00462922" w14:paraId="684BFB27" w14:textId="77777777">
      <w:pPr>
        <w:pStyle w:val="ListParagraph"/>
        <w:ind w:left="1080" w:firstLine="360"/>
      </w:pPr>
    </w:p>
    <w:p w:rsidRPr="00462922" w:rsidR="00CB0136" w:rsidP="00AE5524" w:rsidRDefault="00CB0136" w14:paraId="361E5156" w14:textId="77777777">
      <w:pPr>
        <w:rPr>
          <w:b/>
          <w:bCs/>
        </w:rPr>
      </w:pPr>
      <w:r w:rsidRPr="00462922">
        <w:rPr>
          <w:b/>
          <w:bCs/>
        </w:rPr>
        <w:t>Recap:</w:t>
      </w:r>
    </w:p>
    <w:p w:rsidRPr="00462922" w:rsidR="00CB0136" w:rsidP="00AE5524" w:rsidRDefault="00CB0136" w14:paraId="442317BA" w14:textId="77777777">
      <w:pPr>
        <w:rPr>
          <w:b/>
          <w:bCs/>
        </w:rPr>
      </w:pPr>
      <w:r w:rsidRPr="00462922">
        <w:rPr>
          <w:b/>
          <w:bCs/>
        </w:rPr>
        <w:t>Use personality code ranking to find suitability pathway</w:t>
      </w:r>
    </w:p>
    <w:p w:rsidRPr="00462922" w:rsidR="00CB0136" w:rsidP="7C15921F" w:rsidRDefault="00CB0136" w14:paraId="11520474" w14:textId="28B71B8B">
      <w:pPr>
        <w:rPr>
          <w:b/>
          <w:bCs/>
          <w:lang w:val="en-US"/>
        </w:rPr>
      </w:pPr>
      <w:r w:rsidRPr="7C15921F">
        <w:rPr>
          <w:b/>
          <w:bCs/>
          <w:lang w:val="en-US"/>
        </w:rPr>
        <w:t>Order sequence (123,132,213,231,312,321,12,1_2,13,1_3,21,2_1, 23,2_3,31,3_1,32,3_2,1</w:t>
      </w:r>
      <w:r w:rsidRPr="7C15921F" w:rsidR="00671F25">
        <w:rPr>
          <w:b/>
          <w:bCs/>
          <w:lang w:val="en-US"/>
        </w:rPr>
        <w:t xml:space="preserve"> </w:t>
      </w:r>
      <w:r w:rsidRPr="7C15921F" w:rsidR="0000565E">
        <w:rPr>
          <w:b/>
          <w:bCs/>
          <w:lang w:val="en-US"/>
        </w:rPr>
        <w:t>_1_, , 2 _2_, 3 _3_,</w:t>
      </w:r>
      <w:r w:rsidRPr="7C15921F" w:rsidR="00757F47">
        <w:rPr>
          <w:b/>
          <w:bCs/>
          <w:lang w:val="en-US"/>
        </w:rPr>
        <w:t xml:space="preserve">  _ _ 1, _ _ 2,</w:t>
      </w:r>
      <w:r w:rsidRPr="7C15921F" w:rsidR="0000565E">
        <w:rPr>
          <w:b/>
          <w:bCs/>
          <w:lang w:val="en-US"/>
        </w:rPr>
        <w:t xml:space="preserve"> _ _ 3</w:t>
      </w:r>
      <w:r w:rsidRPr="7C15921F">
        <w:rPr>
          <w:b/>
          <w:bCs/>
          <w:lang w:val="en-US"/>
        </w:rPr>
        <w:t>)</w:t>
      </w:r>
    </w:p>
    <w:p w:rsidR="008848BE" w:rsidP="00AE5524" w:rsidRDefault="008848BE" w14:paraId="3AED747F" w14:textId="77777777">
      <w:pPr>
        <w:pStyle w:val="ListParagraph"/>
        <w:ind w:left="1080" w:firstLine="360"/>
      </w:pPr>
    </w:p>
    <w:p w:rsidRPr="0046528B" w:rsidR="0011038B" w:rsidP="00AE5524" w:rsidRDefault="0011038B" w14:paraId="53369544" w14:textId="77777777">
      <w:pPr>
        <w:pStyle w:val="Heading3"/>
      </w:pPr>
      <w:r w:rsidRPr="0046528B">
        <w:t xml:space="preserve">Step 5: #TIE BREAKER when personality codes are same </w:t>
      </w:r>
    </w:p>
    <w:p w:rsidR="0011038B" w:rsidP="00AE5524" w:rsidRDefault="0011038B" w14:paraId="01313454" w14:textId="5D5FACB5">
      <w:r w:rsidRPr="7C15921F">
        <w:rPr>
          <w:lang w:val="en-US"/>
        </w:rPr>
        <w:t>Let’s Assume Top 5 Abilities</w:t>
      </w:r>
      <w:r w:rsidRPr="7C15921F" w:rsidR="00E469C5">
        <w:rPr>
          <w:lang w:val="en-US"/>
        </w:rPr>
        <w:t xml:space="preserve"> of Student X </w:t>
      </w:r>
      <w:r w:rsidRPr="7C15921F">
        <w:rPr>
          <w:lang w:val="en-US"/>
        </w:rPr>
        <w:t xml:space="preserve"> are </w:t>
      </w:r>
    </w:p>
    <w:p w:rsidR="008C1783" w:rsidP="00AE5524" w:rsidRDefault="008C1783" w14:paraId="7589FC57" w14:textId="6E49222C">
      <w:pPr>
        <w:ind w:left="1755" w:firstLine="720"/>
      </w:pPr>
      <w:r>
        <w:t>1</w:t>
      </w:r>
      <w:r w:rsidRPr="008C1783">
        <w:rPr>
          <w:vertAlign w:val="superscript"/>
        </w:rPr>
        <w:t>st</w:t>
      </w:r>
      <w:r>
        <w:t xml:space="preserve">: </w:t>
      </w:r>
      <w:r w:rsidR="0043625C">
        <w:t xml:space="preserve">Ab3: </w:t>
      </w:r>
      <w:r w:rsidRPr="00915815" w:rsidR="0011038B">
        <w:t xml:space="preserve">Speed and accuracy </w:t>
      </w:r>
      <w:r w:rsidRPr="00915815" w:rsidR="0011038B">
        <w:tab/>
      </w:r>
      <w:r w:rsidR="00E469C5">
        <w:t>40</w:t>
      </w:r>
    </w:p>
    <w:p w:rsidR="008C1783" w:rsidP="7C15921F" w:rsidRDefault="008C1783" w14:paraId="44925155" w14:textId="1963446F">
      <w:pPr>
        <w:ind w:left="1755" w:firstLine="720"/>
        <w:rPr>
          <w:lang w:val="en-US"/>
        </w:rPr>
      </w:pPr>
      <w:r w:rsidRPr="7C15921F">
        <w:rPr>
          <w:lang w:val="en-US"/>
        </w:rPr>
        <w:t>2</w:t>
      </w:r>
      <w:r w:rsidRPr="7C15921F">
        <w:rPr>
          <w:vertAlign w:val="superscript"/>
          <w:lang w:val="en-US"/>
        </w:rPr>
        <w:t>nd</w:t>
      </w:r>
      <w:r w:rsidRPr="7C15921F">
        <w:rPr>
          <w:lang w:val="en-US"/>
        </w:rPr>
        <w:t xml:space="preserve">: </w:t>
      </w:r>
      <w:r w:rsidRPr="7C15921F" w:rsidR="0043625C">
        <w:rPr>
          <w:lang w:val="en-US"/>
        </w:rPr>
        <w:t xml:space="preserve">Ab4: </w:t>
      </w:r>
      <w:r w:rsidRPr="7C15921F" w:rsidR="0011038B">
        <w:rPr>
          <w:lang w:val="en-US"/>
        </w:rPr>
        <w:t xml:space="preserve">Creativity </w:t>
      </w:r>
      <w:r w:rsidRPr="7C15921F" w:rsidR="008301E6">
        <w:rPr>
          <w:lang w:val="en-US"/>
        </w:rPr>
        <w:t xml:space="preserve"> </w:t>
      </w:r>
      <w:r w:rsidRPr="7C15921F" w:rsidR="00E469C5">
        <w:rPr>
          <w:lang w:val="en-US"/>
        </w:rPr>
        <w:t>38</w:t>
      </w:r>
      <w:r>
        <w:tab/>
      </w:r>
    </w:p>
    <w:p w:rsidR="008C1783" w:rsidP="7C15921F" w:rsidRDefault="008C1783" w14:paraId="21357301" w14:textId="1002DA05">
      <w:pPr>
        <w:ind w:left="1755" w:firstLine="720"/>
        <w:rPr>
          <w:lang w:val="en-US"/>
        </w:rPr>
      </w:pPr>
      <w:r w:rsidRPr="7C15921F">
        <w:rPr>
          <w:lang w:val="en-US"/>
        </w:rPr>
        <w:t>3</w:t>
      </w:r>
      <w:r w:rsidRPr="7C15921F">
        <w:rPr>
          <w:vertAlign w:val="superscript"/>
          <w:lang w:val="en-US"/>
        </w:rPr>
        <w:t>rd</w:t>
      </w:r>
      <w:r w:rsidRPr="7C15921F">
        <w:rPr>
          <w:lang w:val="en-US"/>
        </w:rPr>
        <w:t xml:space="preserve">: </w:t>
      </w:r>
      <w:r w:rsidRPr="7C15921F" w:rsidR="0043625C">
        <w:rPr>
          <w:lang w:val="en-US"/>
        </w:rPr>
        <w:t xml:space="preserve">Ab5: </w:t>
      </w:r>
      <w:r w:rsidRPr="7C15921F" w:rsidR="0011038B">
        <w:rPr>
          <w:lang w:val="en-US"/>
        </w:rPr>
        <w:t>Computational</w:t>
      </w:r>
      <w:r w:rsidRPr="7C15921F" w:rsidR="00E469C5">
        <w:rPr>
          <w:lang w:val="en-US"/>
        </w:rPr>
        <w:t xml:space="preserve"> </w:t>
      </w:r>
      <w:r w:rsidRPr="7C15921F" w:rsidR="008301E6">
        <w:rPr>
          <w:lang w:val="en-US"/>
        </w:rPr>
        <w:t xml:space="preserve"> </w:t>
      </w:r>
      <w:r w:rsidRPr="7C15921F" w:rsidR="00E469C5">
        <w:rPr>
          <w:lang w:val="en-US"/>
        </w:rPr>
        <w:t>34</w:t>
      </w:r>
      <w:r w:rsidRPr="7C15921F" w:rsidR="0011038B">
        <w:rPr>
          <w:lang w:val="en-US"/>
        </w:rPr>
        <w:t xml:space="preserve"> </w:t>
      </w:r>
      <w:r>
        <w:tab/>
      </w:r>
    </w:p>
    <w:p w:rsidR="008C1783" w:rsidP="7C15921F" w:rsidRDefault="008C1783" w14:paraId="54A50158" w14:textId="62F421B7">
      <w:pPr>
        <w:ind w:left="1755" w:firstLine="720"/>
        <w:rPr>
          <w:lang w:val="en-US"/>
        </w:rPr>
      </w:pPr>
      <w:r w:rsidRPr="7C15921F">
        <w:rPr>
          <w:lang w:val="en-US"/>
        </w:rPr>
        <w:t>4</w:t>
      </w:r>
      <w:r w:rsidRPr="7C15921F">
        <w:rPr>
          <w:vertAlign w:val="superscript"/>
          <w:lang w:val="en-US"/>
        </w:rPr>
        <w:t>th</w:t>
      </w:r>
      <w:r w:rsidRPr="7C15921F">
        <w:rPr>
          <w:lang w:val="en-US"/>
        </w:rPr>
        <w:t xml:space="preserve">: </w:t>
      </w:r>
      <w:r w:rsidRPr="7C15921F" w:rsidR="0043625C">
        <w:rPr>
          <w:lang w:val="en-US"/>
        </w:rPr>
        <w:t xml:space="preserve">Ab6: </w:t>
      </w:r>
      <w:r w:rsidRPr="7C15921F" w:rsidR="0011038B">
        <w:rPr>
          <w:lang w:val="en-US"/>
        </w:rPr>
        <w:t>Logical reasoning</w:t>
      </w:r>
      <w:r w:rsidRPr="7C15921F" w:rsidR="00E469C5">
        <w:rPr>
          <w:lang w:val="en-US"/>
        </w:rPr>
        <w:t xml:space="preserve"> </w:t>
      </w:r>
      <w:r w:rsidRPr="7C15921F" w:rsidR="008301E6">
        <w:rPr>
          <w:lang w:val="en-US"/>
        </w:rPr>
        <w:t xml:space="preserve"> 30</w:t>
      </w:r>
      <w:r w:rsidRPr="7C15921F" w:rsidR="0011038B">
        <w:rPr>
          <w:lang w:val="en-US"/>
        </w:rPr>
        <w:t xml:space="preserve"> </w:t>
      </w:r>
      <w:r>
        <w:tab/>
      </w:r>
    </w:p>
    <w:p w:rsidR="0011038B" w:rsidP="00AE5524" w:rsidRDefault="008C1783" w14:paraId="04B16E46" w14:textId="68E188EC">
      <w:pPr>
        <w:ind w:left="1755" w:firstLine="720"/>
      </w:pPr>
      <w:r w:rsidRPr="7C15921F">
        <w:rPr>
          <w:lang w:val="en-US"/>
        </w:rPr>
        <w:t>5</w:t>
      </w:r>
      <w:r w:rsidRPr="7C15921F">
        <w:rPr>
          <w:vertAlign w:val="superscript"/>
          <w:lang w:val="en-US"/>
        </w:rPr>
        <w:t>th</w:t>
      </w:r>
      <w:r w:rsidRPr="7C15921F">
        <w:rPr>
          <w:lang w:val="en-US"/>
        </w:rPr>
        <w:t xml:space="preserve">: </w:t>
      </w:r>
      <w:r w:rsidRPr="7C15921F" w:rsidR="0043625C">
        <w:rPr>
          <w:lang w:val="en-US"/>
        </w:rPr>
        <w:t xml:space="preserve">Ab7: </w:t>
      </w:r>
      <w:r w:rsidRPr="7C15921F" w:rsidR="0011038B">
        <w:rPr>
          <w:lang w:val="en-US"/>
        </w:rPr>
        <w:t>Form perception</w:t>
      </w:r>
      <w:r w:rsidRPr="7C15921F" w:rsidR="008301E6">
        <w:rPr>
          <w:lang w:val="en-US"/>
        </w:rPr>
        <w:t xml:space="preserve">   30</w:t>
      </w:r>
    </w:p>
    <w:p w:rsidR="0011038B" w:rsidP="00AE5524" w:rsidRDefault="0011038B" w14:paraId="37C8D14B" w14:textId="77777777">
      <w:pPr>
        <w:pStyle w:val="ListParagraph"/>
        <w:ind w:left="1080" w:firstLine="360"/>
      </w:pPr>
    </w:p>
    <w:p w:rsidR="008848BE" w:rsidP="00AE5524" w:rsidRDefault="0069499C" w14:paraId="50AB74B5" w14:textId="7AEFFB01">
      <w:r>
        <w:t>Hence the Shortlisted table would look like:</w:t>
      </w:r>
    </w:p>
    <w:p w:rsidRPr="0069499C" w:rsidR="0069499C" w:rsidP="00AE5524" w:rsidRDefault="0069499C" w14:paraId="582C05BC" w14:textId="77777777"/>
    <w:tbl>
      <w:tblPr>
        <w:tblStyle w:val="GridTable4-Accent1"/>
        <w:tblW w:w="3675" w:type="pct"/>
        <w:jc w:val="center"/>
        <w:tblLook w:val="06A0" w:firstRow="1" w:lastRow="0" w:firstColumn="1" w:lastColumn="0" w:noHBand="1" w:noVBand="1"/>
      </w:tblPr>
      <w:tblGrid>
        <w:gridCol w:w="1138"/>
        <w:gridCol w:w="399"/>
        <w:gridCol w:w="3791"/>
        <w:gridCol w:w="445"/>
        <w:gridCol w:w="445"/>
        <w:gridCol w:w="445"/>
        <w:gridCol w:w="660"/>
        <w:gridCol w:w="812"/>
        <w:gridCol w:w="814"/>
        <w:gridCol w:w="814"/>
        <w:gridCol w:w="814"/>
      </w:tblGrid>
      <w:tr w:rsidRPr="005A041C" w:rsidR="00E13FF9" w:rsidTr="00262E48" w14:paraId="6D7B22B6" w14:textId="77777777">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38" w:type="pct"/>
          </w:tcPr>
          <w:p w:rsidRPr="005A041C" w:rsidR="00E13FF9" w:rsidP="00AE5524" w:rsidRDefault="00E13FF9" w14:paraId="65754A5D" w14:textId="49E1EE7C">
            <w:pPr>
              <w:rPr>
                <w:rFonts w:ascii="Calibri" w:hAnsi="Calibri" w:eastAsia="Times New Roman" w:cs="Calibri"/>
                <w:color w:val="000000"/>
                <w:lang w:val="en-IN"/>
              </w:rPr>
            </w:pPr>
            <w:r>
              <w:rPr>
                <w:rFonts w:ascii="Calibri" w:hAnsi="Calibri" w:eastAsia="Times New Roman" w:cs="Calibri"/>
                <w:color w:val="000000"/>
                <w:lang w:val="en-IN"/>
              </w:rPr>
              <w:t>Suitability index</w:t>
            </w:r>
          </w:p>
        </w:tc>
        <w:tc>
          <w:tcPr>
            <w:tcW w:w="189" w:type="pct"/>
          </w:tcPr>
          <w:p w:rsidRPr="005A041C" w:rsidR="00E13FF9" w:rsidP="00AE5524" w:rsidRDefault="00E13FF9" w14:paraId="42D89879" w14:textId="7B4A1E31">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1792" w:type="pct"/>
            <w:noWrap/>
            <w:hideMark/>
          </w:tcPr>
          <w:p w:rsidRPr="005A041C" w:rsidR="00E13FF9" w:rsidP="00AE5524" w:rsidRDefault="00E13FF9" w14:paraId="0A5E42E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210" w:type="pct"/>
            <w:noWrap/>
            <w:hideMark/>
          </w:tcPr>
          <w:p w:rsidRPr="005A041C" w:rsidR="00E13FF9" w:rsidP="00AE5524" w:rsidRDefault="00E13FF9" w14:paraId="5D3A90A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210" w:type="pct"/>
            <w:noWrap/>
            <w:hideMark/>
          </w:tcPr>
          <w:p w:rsidRPr="005A041C" w:rsidR="00E13FF9" w:rsidP="00AE5524" w:rsidRDefault="00E13FF9" w14:paraId="2ACC61F6"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210" w:type="pct"/>
            <w:noWrap/>
            <w:hideMark/>
          </w:tcPr>
          <w:p w:rsidRPr="005A041C" w:rsidR="00E13FF9" w:rsidP="00AE5524" w:rsidRDefault="00E13FF9" w14:paraId="7DD6E78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312" w:type="pct"/>
            <w:noWrap/>
            <w:hideMark/>
          </w:tcPr>
          <w:p w:rsidRPr="005A041C" w:rsidR="00E13FF9" w:rsidP="00AE5524" w:rsidRDefault="00E13FF9" w14:paraId="507A563D"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3</w:t>
            </w:r>
          </w:p>
        </w:tc>
        <w:tc>
          <w:tcPr>
            <w:tcW w:w="384" w:type="pct"/>
            <w:noWrap/>
            <w:hideMark/>
          </w:tcPr>
          <w:p w:rsidRPr="005A041C" w:rsidR="00E13FF9" w:rsidP="00AE5524" w:rsidRDefault="00E13FF9" w14:paraId="004B3D81"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4</w:t>
            </w:r>
          </w:p>
        </w:tc>
        <w:tc>
          <w:tcPr>
            <w:tcW w:w="385" w:type="pct"/>
            <w:noWrap/>
            <w:hideMark/>
          </w:tcPr>
          <w:p w:rsidRPr="005A041C" w:rsidR="00E13FF9" w:rsidP="00AE5524" w:rsidRDefault="00E13FF9" w14:paraId="61831B1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5</w:t>
            </w:r>
          </w:p>
        </w:tc>
        <w:tc>
          <w:tcPr>
            <w:tcW w:w="385" w:type="pct"/>
            <w:noWrap/>
            <w:hideMark/>
          </w:tcPr>
          <w:p w:rsidRPr="005A041C" w:rsidR="00E13FF9" w:rsidP="00AE5524" w:rsidRDefault="00E13FF9" w14:paraId="7DB2EEA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385" w:type="pct"/>
            <w:noWrap/>
            <w:hideMark/>
          </w:tcPr>
          <w:p w:rsidRPr="005A041C" w:rsidR="00E13FF9" w:rsidP="00AE5524" w:rsidRDefault="00E13FF9" w14:paraId="547BBA0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r>
      <w:tr w:rsidRPr="005A041C" w:rsidR="00262E48" w:rsidTr="00262E48" w14:paraId="4E4C7EF8"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538" w:type="pct"/>
            <w:shd w:val="clear" w:color="auto" w:fill="auto"/>
          </w:tcPr>
          <w:p w:rsidRPr="00A54DD1" w:rsidR="00E13FF9" w:rsidP="00AE5524" w:rsidRDefault="00B30320" w14:paraId="65313B33" w14:textId="7F781CA1">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4</w:t>
            </w:r>
          </w:p>
        </w:tc>
        <w:tc>
          <w:tcPr>
            <w:tcW w:w="189" w:type="pct"/>
            <w:shd w:val="clear" w:color="auto" w:fill="auto"/>
          </w:tcPr>
          <w:p w:rsidRPr="00A54DD1" w:rsidR="00E13FF9" w:rsidP="00AE5524" w:rsidRDefault="00E13FF9" w14:paraId="62501649" w14:textId="05CB5965">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IN"/>
              </w:rPr>
            </w:pPr>
            <w:r w:rsidRPr="00A54DD1">
              <w:rPr>
                <w:rFonts w:ascii="Calibri" w:hAnsi="Calibri" w:eastAsia="Times New Roman" w:cs="Calibri"/>
                <w:color w:val="000000"/>
                <w:sz w:val="18"/>
                <w:szCs w:val="18"/>
                <w:lang w:val="en-IN"/>
              </w:rPr>
              <w:t>5</w:t>
            </w:r>
          </w:p>
        </w:tc>
        <w:tc>
          <w:tcPr>
            <w:tcW w:w="1792" w:type="pct"/>
            <w:shd w:val="clear" w:color="auto" w:fill="auto"/>
            <w:noWrap/>
            <w:hideMark/>
          </w:tcPr>
          <w:p w:rsidRPr="00262E48" w:rsidR="00E13FF9" w:rsidP="00AE5524" w:rsidRDefault="00E13FF9" w14:paraId="3573C8C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Banking and Finance</w:t>
            </w:r>
          </w:p>
        </w:tc>
        <w:tc>
          <w:tcPr>
            <w:tcW w:w="210" w:type="pct"/>
            <w:shd w:val="clear" w:color="auto" w:fill="auto"/>
            <w:noWrap/>
            <w:hideMark/>
          </w:tcPr>
          <w:p w:rsidRPr="00262E48" w:rsidR="00E13FF9" w:rsidP="00AE5524" w:rsidRDefault="00E13FF9" w14:paraId="35EB825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C</w:t>
            </w:r>
          </w:p>
        </w:tc>
        <w:tc>
          <w:tcPr>
            <w:tcW w:w="210" w:type="pct"/>
            <w:shd w:val="clear" w:color="auto" w:fill="auto"/>
            <w:noWrap/>
            <w:hideMark/>
          </w:tcPr>
          <w:p w:rsidRPr="00262E48" w:rsidR="00E13FF9" w:rsidP="00AE5524" w:rsidRDefault="00E13FF9" w14:paraId="26F3447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I</w:t>
            </w:r>
          </w:p>
        </w:tc>
        <w:tc>
          <w:tcPr>
            <w:tcW w:w="210" w:type="pct"/>
            <w:shd w:val="clear" w:color="auto" w:fill="auto"/>
            <w:noWrap/>
            <w:hideMark/>
          </w:tcPr>
          <w:p w:rsidRPr="00262E48" w:rsidR="00E13FF9" w:rsidP="00AE5524" w:rsidRDefault="00E13FF9" w14:paraId="5D95E6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E</w:t>
            </w:r>
          </w:p>
        </w:tc>
        <w:tc>
          <w:tcPr>
            <w:tcW w:w="312" w:type="pct"/>
            <w:shd w:val="clear" w:color="auto" w:fill="auto"/>
            <w:noWrap/>
            <w:hideMark/>
          </w:tcPr>
          <w:p w:rsidRPr="00262E48" w:rsidR="00E13FF9" w:rsidP="00AE5524" w:rsidRDefault="00E13FF9" w14:paraId="4134DA2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2</w:t>
            </w:r>
          </w:p>
        </w:tc>
        <w:tc>
          <w:tcPr>
            <w:tcW w:w="384" w:type="pct"/>
            <w:shd w:val="clear" w:color="auto" w:fill="auto"/>
            <w:noWrap/>
            <w:hideMark/>
          </w:tcPr>
          <w:p w:rsidRPr="00262E48" w:rsidR="00E13FF9" w:rsidP="00AE5524" w:rsidRDefault="00E13FF9" w14:paraId="23A20E7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w:t>
            </w:r>
          </w:p>
        </w:tc>
        <w:tc>
          <w:tcPr>
            <w:tcW w:w="385" w:type="pct"/>
            <w:shd w:val="clear" w:color="auto" w:fill="auto"/>
            <w:noWrap/>
            <w:hideMark/>
          </w:tcPr>
          <w:p w:rsidRPr="00262E48" w:rsidR="00E13FF9" w:rsidP="00AE5524" w:rsidRDefault="00E13FF9" w14:paraId="1B12C91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1</w:t>
            </w:r>
          </w:p>
        </w:tc>
        <w:tc>
          <w:tcPr>
            <w:tcW w:w="385" w:type="pct"/>
            <w:shd w:val="clear" w:color="auto" w:fill="auto"/>
            <w:noWrap/>
            <w:hideMark/>
          </w:tcPr>
          <w:p w:rsidRPr="00262E48" w:rsidR="00E13FF9" w:rsidP="00AE5524" w:rsidRDefault="00E13FF9" w14:paraId="3AB8947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4</w:t>
            </w:r>
          </w:p>
        </w:tc>
        <w:tc>
          <w:tcPr>
            <w:tcW w:w="385" w:type="pct"/>
            <w:shd w:val="clear" w:color="auto" w:fill="auto"/>
            <w:noWrap/>
            <w:hideMark/>
          </w:tcPr>
          <w:p w:rsidRPr="00262E48" w:rsidR="00E13FF9" w:rsidP="00AE5524" w:rsidRDefault="00E13FF9" w14:paraId="5623E29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w:t>
            </w:r>
          </w:p>
        </w:tc>
      </w:tr>
      <w:tr w:rsidRPr="005A041C" w:rsidR="00262E48" w:rsidTr="00262E48" w14:paraId="67CF9D0C"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538" w:type="pct"/>
            <w:shd w:val="clear" w:color="auto" w:fill="auto"/>
          </w:tcPr>
          <w:p w:rsidRPr="00A54DD1" w:rsidR="00E13FF9" w:rsidP="00AE5524" w:rsidRDefault="00E13FF9" w14:paraId="132AE2C5" w14:textId="6E63994B">
            <w:pPr>
              <w:rPr>
                <w:rFonts w:ascii="Calibri" w:hAnsi="Calibri" w:eastAsia="Times New Roman" w:cs="Calibri"/>
                <w:color w:val="000000"/>
                <w:sz w:val="18"/>
                <w:szCs w:val="18"/>
                <w:lang w:val="en-IN"/>
              </w:rPr>
            </w:pPr>
          </w:p>
        </w:tc>
        <w:tc>
          <w:tcPr>
            <w:tcW w:w="189" w:type="pct"/>
            <w:shd w:val="clear" w:color="auto" w:fill="auto"/>
          </w:tcPr>
          <w:p w:rsidRPr="00A54DD1" w:rsidR="00E13FF9" w:rsidP="00AE5524" w:rsidRDefault="00E13FF9" w14:paraId="67AFD10D" w14:textId="1418B6D6">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IN"/>
              </w:rPr>
            </w:pPr>
            <w:r w:rsidRPr="00A54DD1">
              <w:rPr>
                <w:rFonts w:ascii="Calibri" w:hAnsi="Calibri" w:eastAsia="Times New Roman" w:cs="Calibri"/>
                <w:color w:val="000000"/>
                <w:sz w:val="18"/>
                <w:szCs w:val="18"/>
                <w:lang w:val="en-IN"/>
              </w:rPr>
              <w:t>6</w:t>
            </w:r>
          </w:p>
        </w:tc>
        <w:tc>
          <w:tcPr>
            <w:tcW w:w="1792" w:type="pct"/>
            <w:shd w:val="clear" w:color="auto" w:fill="auto"/>
            <w:noWrap/>
            <w:hideMark/>
          </w:tcPr>
          <w:p w:rsidRPr="00262E48" w:rsidR="00E13FF9" w:rsidP="00AE5524" w:rsidRDefault="00E13FF9" w14:paraId="5EF3BB3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xml:space="preserve">LAW Studies </w:t>
            </w:r>
          </w:p>
        </w:tc>
        <w:tc>
          <w:tcPr>
            <w:tcW w:w="210" w:type="pct"/>
            <w:shd w:val="clear" w:color="auto" w:fill="auto"/>
            <w:noWrap/>
            <w:hideMark/>
          </w:tcPr>
          <w:p w:rsidRPr="00262E48" w:rsidR="00E13FF9" w:rsidP="00AE5524" w:rsidRDefault="00E13FF9" w14:paraId="4761D82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C</w:t>
            </w:r>
          </w:p>
        </w:tc>
        <w:tc>
          <w:tcPr>
            <w:tcW w:w="210" w:type="pct"/>
            <w:shd w:val="clear" w:color="auto" w:fill="auto"/>
            <w:noWrap/>
            <w:hideMark/>
          </w:tcPr>
          <w:p w:rsidRPr="00262E48" w:rsidR="00E13FF9" w:rsidP="00AE5524" w:rsidRDefault="00E13FF9" w14:paraId="0FADA8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I</w:t>
            </w:r>
          </w:p>
        </w:tc>
        <w:tc>
          <w:tcPr>
            <w:tcW w:w="210" w:type="pct"/>
            <w:shd w:val="clear" w:color="auto" w:fill="auto"/>
            <w:noWrap/>
            <w:hideMark/>
          </w:tcPr>
          <w:p w:rsidRPr="00262E48" w:rsidR="00E13FF9" w:rsidP="00AE5524" w:rsidRDefault="00E13FF9" w14:paraId="14273FE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E</w:t>
            </w:r>
          </w:p>
        </w:tc>
        <w:tc>
          <w:tcPr>
            <w:tcW w:w="312" w:type="pct"/>
            <w:shd w:val="clear" w:color="auto" w:fill="auto"/>
            <w:noWrap/>
            <w:hideMark/>
          </w:tcPr>
          <w:p w:rsidRPr="00262E48" w:rsidR="00E13FF9" w:rsidP="00AE5524" w:rsidRDefault="00E13FF9" w14:paraId="33FDAAB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4</w:t>
            </w:r>
          </w:p>
        </w:tc>
        <w:tc>
          <w:tcPr>
            <w:tcW w:w="384" w:type="pct"/>
            <w:shd w:val="clear" w:color="auto" w:fill="auto"/>
            <w:noWrap/>
            <w:hideMark/>
          </w:tcPr>
          <w:p w:rsidRPr="00262E48" w:rsidR="00E13FF9" w:rsidP="00AE5524" w:rsidRDefault="00E13FF9" w14:paraId="258AB28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5</w:t>
            </w:r>
          </w:p>
        </w:tc>
        <w:tc>
          <w:tcPr>
            <w:tcW w:w="385" w:type="pct"/>
            <w:shd w:val="clear" w:color="auto" w:fill="auto"/>
            <w:noWrap/>
            <w:hideMark/>
          </w:tcPr>
          <w:p w:rsidRPr="00262E48" w:rsidR="00E13FF9" w:rsidP="00AE5524" w:rsidRDefault="00E13FF9" w14:paraId="54EFB78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w:t>
            </w:r>
          </w:p>
        </w:tc>
        <w:tc>
          <w:tcPr>
            <w:tcW w:w="385" w:type="pct"/>
            <w:shd w:val="clear" w:color="auto" w:fill="auto"/>
            <w:noWrap/>
            <w:hideMark/>
          </w:tcPr>
          <w:p w:rsidRPr="00262E48" w:rsidR="00E13FF9" w:rsidP="00AE5524" w:rsidRDefault="00E13FF9" w14:paraId="0B61027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3</w:t>
            </w:r>
          </w:p>
        </w:tc>
        <w:tc>
          <w:tcPr>
            <w:tcW w:w="385" w:type="pct"/>
            <w:shd w:val="clear" w:color="auto" w:fill="auto"/>
            <w:noWrap/>
            <w:hideMark/>
          </w:tcPr>
          <w:p w:rsidRPr="00262E48" w:rsidR="00E13FF9" w:rsidP="00AE5524" w:rsidRDefault="00E13FF9" w14:paraId="23A7BD0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w:t>
            </w:r>
          </w:p>
        </w:tc>
      </w:tr>
      <w:tr w:rsidRPr="005A041C" w:rsidR="00262E48" w:rsidTr="00262E48" w14:paraId="3B817222"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538" w:type="pct"/>
            <w:shd w:val="clear" w:color="auto" w:fill="auto"/>
          </w:tcPr>
          <w:p w:rsidRPr="00A54DD1" w:rsidR="00E13FF9" w:rsidP="00AE5524" w:rsidRDefault="00E13FF9" w14:paraId="23012B13" w14:textId="7DFCBD2A">
            <w:pPr>
              <w:rPr>
                <w:rFonts w:ascii="Calibri" w:hAnsi="Calibri" w:eastAsia="Times New Roman" w:cs="Calibri"/>
                <w:color w:val="000000"/>
                <w:sz w:val="18"/>
                <w:szCs w:val="18"/>
                <w:lang w:val="en-IN"/>
              </w:rPr>
            </w:pPr>
          </w:p>
        </w:tc>
        <w:tc>
          <w:tcPr>
            <w:tcW w:w="189" w:type="pct"/>
            <w:shd w:val="clear" w:color="auto" w:fill="auto"/>
          </w:tcPr>
          <w:p w:rsidRPr="00A54DD1" w:rsidR="00E13FF9" w:rsidP="00AE5524" w:rsidRDefault="00E13FF9" w14:paraId="22C8CB60" w14:textId="0AE58A8E">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IN"/>
              </w:rPr>
            </w:pPr>
            <w:r w:rsidRPr="00A54DD1">
              <w:rPr>
                <w:rFonts w:ascii="Calibri" w:hAnsi="Calibri" w:eastAsia="Times New Roman" w:cs="Calibri"/>
                <w:color w:val="000000"/>
                <w:sz w:val="18"/>
                <w:szCs w:val="18"/>
                <w:lang w:val="en-IN"/>
              </w:rPr>
              <w:t>7</w:t>
            </w:r>
          </w:p>
        </w:tc>
        <w:tc>
          <w:tcPr>
            <w:tcW w:w="1792" w:type="pct"/>
            <w:shd w:val="clear" w:color="auto" w:fill="auto"/>
            <w:noWrap/>
            <w:hideMark/>
          </w:tcPr>
          <w:p w:rsidRPr="00262E48" w:rsidR="00E13FF9" w:rsidP="00AE5524" w:rsidRDefault="00E13FF9" w14:paraId="0C2ED89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Government and Public Administration</w:t>
            </w:r>
          </w:p>
        </w:tc>
        <w:tc>
          <w:tcPr>
            <w:tcW w:w="210" w:type="pct"/>
            <w:shd w:val="clear" w:color="auto" w:fill="auto"/>
            <w:noWrap/>
            <w:hideMark/>
          </w:tcPr>
          <w:p w:rsidRPr="00262E48" w:rsidR="00E13FF9" w:rsidP="00AE5524" w:rsidRDefault="00E13FF9" w14:paraId="7C3749C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C</w:t>
            </w:r>
          </w:p>
        </w:tc>
        <w:tc>
          <w:tcPr>
            <w:tcW w:w="210" w:type="pct"/>
            <w:shd w:val="clear" w:color="auto" w:fill="auto"/>
            <w:noWrap/>
            <w:hideMark/>
          </w:tcPr>
          <w:p w:rsidRPr="00262E48" w:rsidR="00E13FF9" w:rsidP="00AE5524" w:rsidRDefault="00E13FF9" w14:paraId="70174BD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I</w:t>
            </w:r>
          </w:p>
        </w:tc>
        <w:tc>
          <w:tcPr>
            <w:tcW w:w="210" w:type="pct"/>
            <w:shd w:val="clear" w:color="auto" w:fill="auto"/>
            <w:noWrap/>
            <w:hideMark/>
          </w:tcPr>
          <w:p w:rsidRPr="00262E48" w:rsidR="00E13FF9" w:rsidP="00AE5524" w:rsidRDefault="00E13FF9" w14:paraId="48C52F1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E</w:t>
            </w:r>
          </w:p>
        </w:tc>
        <w:tc>
          <w:tcPr>
            <w:tcW w:w="312" w:type="pct"/>
            <w:shd w:val="clear" w:color="auto" w:fill="auto"/>
            <w:noWrap/>
            <w:hideMark/>
          </w:tcPr>
          <w:p w:rsidRPr="00262E48" w:rsidR="00E13FF9" w:rsidP="00AE5524" w:rsidRDefault="00E13FF9" w14:paraId="1443AE9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4</w:t>
            </w:r>
          </w:p>
        </w:tc>
        <w:tc>
          <w:tcPr>
            <w:tcW w:w="384" w:type="pct"/>
            <w:shd w:val="clear" w:color="auto" w:fill="auto"/>
            <w:noWrap/>
            <w:hideMark/>
          </w:tcPr>
          <w:p w:rsidRPr="00262E48" w:rsidR="00E13FF9" w:rsidP="00AE5524" w:rsidRDefault="00E13FF9" w14:paraId="038CCFB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w:t>
            </w:r>
          </w:p>
        </w:tc>
        <w:tc>
          <w:tcPr>
            <w:tcW w:w="385" w:type="pct"/>
            <w:shd w:val="clear" w:color="auto" w:fill="auto"/>
            <w:noWrap/>
            <w:hideMark/>
          </w:tcPr>
          <w:p w:rsidRPr="00262E48" w:rsidR="00E13FF9" w:rsidP="00AE5524" w:rsidRDefault="00E13FF9" w14:paraId="4C0852B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5</w:t>
            </w:r>
          </w:p>
        </w:tc>
        <w:tc>
          <w:tcPr>
            <w:tcW w:w="385" w:type="pct"/>
            <w:shd w:val="clear" w:color="auto" w:fill="auto"/>
            <w:noWrap/>
            <w:hideMark/>
          </w:tcPr>
          <w:p w:rsidRPr="00262E48" w:rsidR="00E13FF9" w:rsidP="00AE5524" w:rsidRDefault="00E13FF9" w14:paraId="76598CF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3</w:t>
            </w:r>
          </w:p>
        </w:tc>
        <w:tc>
          <w:tcPr>
            <w:tcW w:w="385" w:type="pct"/>
            <w:shd w:val="clear" w:color="auto" w:fill="auto"/>
            <w:noWrap/>
            <w:hideMark/>
          </w:tcPr>
          <w:p w:rsidRPr="00262E48" w:rsidR="00E13FF9" w:rsidP="00AE5524" w:rsidRDefault="00E13FF9" w14:paraId="6481EE2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w:t>
            </w:r>
          </w:p>
        </w:tc>
      </w:tr>
    </w:tbl>
    <w:p w:rsidR="00572052" w:rsidP="00AE5524" w:rsidRDefault="00572052" w14:paraId="0B0464A3" w14:textId="328C671A"/>
    <w:p w:rsidR="002C04D3" w:rsidP="00AE5524" w:rsidRDefault="002C04D3" w14:paraId="2FEC30AE" w14:textId="77777777"/>
    <w:p w:rsidR="002C04D3" w:rsidP="00AE5524" w:rsidRDefault="002C04D3" w14:paraId="0AF87ECD" w14:textId="77777777"/>
    <w:p w:rsidRPr="002C04D3" w:rsidR="002C04D3" w:rsidP="002C04D3" w:rsidRDefault="002C04D3" w14:paraId="61832281" w14:textId="3D69CABE">
      <w:pPr>
        <w:rPr>
          <w:b/>
          <w:bCs/>
          <w:i/>
          <w:iCs/>
          <w:u w:val="single"/>
        </w:rPr>
      </w:pPr>
      <w:r w:rsidRPr="002C04D3">
        <w:rPr>
          <w:b/>
          <w:bCs/>
          <w:i/>
          <w:iCs/>
          <w:u w:val="single"/>
        </w:rPr>
        <w:t>TIE BREAKER RULE</w:t>
      </w:r>
    </w:p>
    <w:p w:rsidRPr="00FB789E" w:rsidR="002C04D3" w:rsidP="002C04D3" w:rsidRDefault="002C04D3" w14:paraId="7ECF8F85" w14:textId="77777777">
      <w:r w:rsidRPr="00FB789E">
        <w:t>Given</w:t>
      </w:r>
    </w:p>
    <w:p w:rsidRPr="00FB789E" w:rsidR="002C04D3" w:rsidP="002C04D3" w:rsidRDefault="002C04D3" w14:paraId="7BC1D5AD" w14:textId="77777777">
      <w:pPr>
        <w:ind w:left="360"/>
      </w:pPr>
      <w:r w:rsidRPr="00FB789E">
        <w:t>1. Order of ability (ability 1 is highest, ability 10 is lowest)</w:t>
      </w:r>
    </w:p>
    <w:p w:rsidRPr="00FB789E" w:rsidR="002C04D3" w:rsidP="002C04D3" w:rsidRDefault="002C04D3" w14:paraId="562F517F" w14:textId="77777777">
      <w:pPr>
        <w:ind w:left="360"/>
      </w:pPr>
      <w:r w:rsidRPr="7C15921F">
        <w:rPr>
          <w:lang w:val="en-US"/>
        </w:rPr>
        <w:t>2. Ability Rank for pathways (1 is highest , 5 is lowest)</w:t>
      </w:r>
    </w:p>
    <w:p w:rsidR="002C04D3" w:rsidP="002C04D3" w:rsidRDefault="002C04D3" w14:paraId="70565485" w14:textId="77777777"/>
    <w:p w:rsidRPr="00EC29D1" w:rsidR="002C04D3" w:rsidP="002C04D3" w:rsidRDefault="002C04D3" w14:paraId="3AF554EC" w14:textId="77777777">
      <w:pPr>
        <w:rPr>
          <w:b/>
          <w:bCs/>
        </w:rPr>
      </w:pPr>
      <w:r w:rsidRPr="00EC29D1">
        <w:rPr>
          <w:b/>
          <w:bCs/>
        </w:rPr>
        <w:t>Process</w:t>
      </w:r>
    </w:p>
    <w:p w:rsidR="002C04D3" w:rsidP="002C04D3" w:rsidRDefault="002C04D3" w14:paraId="70C7BD12" w14:textId="77777777">
      <w:pPr>
        <w:pStyle w:val="ListParagraph"/>
        <w:numPr>
          <w:ilvl w:val="0"/>
          <w:numId w:val="41"/>
        </w:numPr>
      </w:pPr>
      <w:r w:rsidRPr="7C15921F">
        <w:rPr>
          <w:lang w:val="en-US"/>
        </w:rPr>
        <w:t>Look for the lowest number in ability ranks (Rank1 is the lowest, Rank 5 is highest)</w:t>
      </w:r>
    </w:p>
    <w:p w:rsidRPr="00EC29D1" w:rsidR="002C04D3" w:rsidP="002C04D3" w:rsidRDefault="002C04D3" w14:paraId="39AD457D" w14:textId="77777777">
      <w:pPr>
        <w:pStyle w:val="ListParagraph"/>
        <w:numPr>
          <w:ilvl w:val="1"/>
          <w:numId w:val="41"/>
        </w:numPr>
      </w:pPr>
      <w:r>
        <w:rPr>
          <w:color w:val="FF0000"/>
        </w:rPr>
        <w:t xml:space="preserve">SUPERSEDE RULE: </w:t>
      </w:r>
      <w:r w:rsidRPr="00EC29D1">
        <w:rPr>
          <w:color w:val="FF0000"/>
        </w:rPr>
        <w:t xml:space="preserve">Ability Rank 1 should supersede other ranks only if it is positioned between </w:t>
      </w:r>
      <w:r w:rsidRPr="00EC29D1">
        <w:rPr>
          <w:b/>
          <w:bCs/>
          <w:color w:val="FF0000"/>
        </w:rPr>
        <w:t>Ab1 to Ab 4</w:t>
      </w:r>
    </w:p>
    <w:p w:rsidR="002C04D3" w:rsidP="002C04D3" w:rsidRDefault="002C04D3" w14:paraId="474FA041" w14:textId="77777777">
      <w:pPr>
        <w:pStyle w:val="ListParagraph"/>
        <w:numPr>
          <w:ilvl w:val="0"/>
          <w:numId w:val="41"/>
        </w:numPr>
      </w:pPr>
      <w:r w:rsidRPr="00FB789E">
        <w:t>Look at position of the lowest number in ability ranks (Ability 1 best position, Ability 10 worst position)</w:t>
      </w:r>
    </w:p>
    <w:p w:rsidR="002C04D3" w:rsidP="002C04D3" w:rsidRDefault="002C04D3" w14:paraId="54C3C144" w14:textId="77777777">
      <w:pPr>
        <w:pStyle w:val="ListParagraph"/>
        <w:numPr>
          <w:ilvl w:val="1"/>
          <w:numId w:val="41"/>
        </w:numPr>
      </w:pPr>
      <w:r w:rsidRPr="7C15921F">
        <w:rPr>
          <w:lang w:val="en-US"/>
        </w:rPr>
        <w:t xml:space="preserve">If not, number of abilities will be considered. </w:t>
      </w:r>
    </w:p>
    <w:p w:rsidR="002C04D3" w:rsidP="002C04D3" w:rsidRDefault="002C04D3" w14:paraId="74DA3DDE" w14:textId="77777777">
      <w:pPr>
        <w:pStyle w:val="ListParagraph"/>
        <w:numPr>
          <w:ilvl w:val="0"/>
          <w:numId w:val="41"/>
        </w:numPr>
      </w:pPr>
      <w:r w:rsidRPr="00FB789E">
        <w:t>Count number of abilities in each pathway (1 is minimum, 5 is maximum)</w:t>
      </w:r>
    </w:p>
    <w:p w:rsidR="002C04D3" w:rsidP="002C04D3" w:rsidRDefault="002C04D3" w14:paraId="73846AA0" w14:textId="77777777">
      <w:pPr>
        <w:pStyle w:val="ListParagraph"/>
        <w:numPr>
          <w:ilvl w:val="1"/>
          <w:numId w:val="41"/>
        </w:numPr>
      </w:pPr>
      <w:r w:rsidRPr="7C15921F">
        <w:rPr>
          <w:lang w:val="en-US"/>
        </w:rPr>
        <w:t>If number of abilities have a tie, then do a summation of the ability ranks’ absolute numbers. (Like  2+4+5 for science and mathematics= 11)</w:t>
      </w:r>
    </w:p>
    <w:p w:rsidR="002C04D3" w:rsidP="002C04D3" w:rsidRDefault="002C04D3" w14:paraId="39FB7B6E" w14:textId="79265953" w14:noSpellErr="1">
      <w:pPr>
        <w:pStyle w:val="ListParagraph"/>
        <w:numPr>
          <w:ilvl w:val="0"/>
          <w:numId w:val="41"/>
        </w:numPr>
        <w:rPr/>
      </w:pPr>
      <w:r w:rsidRPr="0E4DAA93" w:rsidR="002C04D3">
        <w:rPr>
          <w:lang w:val="en-US"/>
        </w:rPr>
        <w:t>If the summation is same, check for the order of ability</w:t>
      </w:r>
      <w:r w:rsidRPr="0E4DAA93" w:rsidR="00E474EA">
        <w:rPr>
          <w:lang w:val="en-US"/>
        </w:rPr>
        <w:t xml:space="preserve"> ranks</w:t>
      </w:r>
      <w:r w:rsidRPr="0E4DAA93" w:rsidR="002C04D3">
        <w:rPr>
          <w:lang w:val="en-US"/>
        </w:rPr>
        <w:t>.</w:t>
      </w:r>
    </w:p>
    <w:p w:rsidR="002C04D3" w:rsidP="7C15921F" w:rsidRDefault="002C04D3" w14:paraId="7FBAF5D0" w14:textId="77777777">
      <w:pPr>
        <w:pStyle w:val="ListParagraph"/>
        <w:numPr>
          <w:ilvl w:val="0"/>
          <w:numId w:val="41"/>
        </w:numPr>
        <w:rPr>
          <w:lang w:val="en-US"/>
        </w:rPr>
      </w:pPr>
      <w:r w:rsidRPr="7C15921F">
        <w:rPr>
          <w:lang w:val="en-US"/>
        </w:rPr>
        <w:t>If tie still continues, we will show both pathways (most unlikely).</w:t>
      </w:r>
    </w:p>
    <w:p w:rsidR="002C04D3" w:rsidP="002C04D3" w:rsidRDefault="002C04D3" w14:paraId="42751803" w14:textId="77777777"/>
    <w:p w:rsidR="00C453E5" w:rsidP="00C453E5" w:rsidRDefault="00DA0936" w14:paraId="58CC8A5E" w14:textId="77777777">
      <w:r>
        <w:t xml:space="preserve">In case </w:t>
      </w:r>
      <w:r w:rsidR="00C453E5">
        <w:t>of Student X</w:t>
      </w:r>
    </w:p>
    <w:p w:rsidR="00C453E5" w:rsidP="00C453E5" w:rsidRDefault="00C453E5" w14:paraId="4C0C9BF9" w14:textId="30BF73E6">
      <w:r>
        <w:t xml:space="preserve">1. </w:t>
      </w:r>
      <w:r>
        <w:tab/>
      </w:r>
      <w:r w:rsidR="00667AD6">
        <w:t>Lowest number of Ability rank is 1 in Pathway 5 at Ab 5.</w:t>
      </w:r>
      <w:r w:rsidR="00667AD6">
        <w:br/>
      </w:r>
      <w:r w:rsidR="00667AD6">
        <w:tab/>
      </w:r>
      <w:r w:rsidR="00667AD6">
        <w:t>Applying Supersede rule</w:t>
      </w:r>
    </w:p>
    <w:p w:rsidR="0035578F" w:rsidP="00C453E5" w:rsidRDefault="0035578F" w14:paraId="1310B9F8" w14:textId="3B15BD79">
      <w:r>
        <w:t xml:space="preserve">2. </w:t>
      </w:r>
      <w:r>
        <w:tab/>
      </w:r>
      <w:r>
        <w:t xml:space="preserve">Next lowest number is Ability rank 2 in Pathway 5. </w:t>
      </w:r>
    </w:p>
    <w:p w:rsidR="0035578F" w:rsidP="00C453E5" w:rsidRDefault="0035578F" w14:paraId="00B0CA26" w14:textId="01739ED0">
      <w:r w:rsidRPr="7C15921F">
        <w:rPr>
          <w:lang w:val="en-US"/>
        </w:rPr>
        <w:t>Hence Pathway</w:t>
      </w:r>
      <w:r w:rsidRPr="7C15921F" w:rsidR="0051081C">
        <w:rPr>
          <w:lang w:val="en-US"/>
        </w:rPr>
        <w:t xml:space="preserve"> 5 Banking and Finance is next suited pathway.</w:t>
      </w:r>
    </w:p>
    <w:p w:rsidR="0051081C" w:rsidP="00C453E5" w:rsidRDefault="0051081C" w14:paraId="0D873569" w14:textId="3B187EB7"/>
    <w:p w:rsidR="0051081C" w:rsidP="00C453E5" w:rsidRDefault="0051081C" w14:paraId="5E96A187" w14:textId="5076889C" w14:noSpellErr="1">
      <w:r>
        <w:br/>
      </w:r>
      <w:r w:rsidRPr="0E4DAA93" w:rsidR="0051081C">
        <w:rPr>
          <w:lang w:val="en-US"/>
        </w:rPr>
        <w:t>Start process again for next suitable pathway.</w:t>
      </w:r>
    </w:p>
    <w:tbl>
      <w:tblPr>
        <w:tblStyle w:val="GridTable4-Accent1"/>
        <w:tblW w:w="3675" w:type="pct"/>
        <w:jc w:val="center"/>
        <w:tblLook w:val="06A0" w:firstRow="1" w:lastRow="0" w:firstColumn="1" w:lastColumn="0" w:noHBand="1" w:noVBand="1"/>
      </w:tblPr>
      <w:tblGrid>
        <w:gridCol w:w="1138"/>
        <w:gridCol w:w="399"/>
        <w:gridCol w:w="3791"/>
        <w:gridCol w:w="445"/>
        <w:gridCol w:w="445"/>
        <w:gridCol w:w="445"/>
        <w:gridCol w:w="660"/>
        <w:gridCol w:w="812"/>
        <w:gridCol w:w="814"/>
        <w:gridCol w:w="814"/>
        <w:gridCol w:w="814"/>
      </w:tblGrid>
      <w:tr w:rsidRPr="005A041C" w:rsidR="0051081C" w:rsidTr="00F61798" w14:paraId="234AD682" w14:textId="77777777">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38" w:type="pct"/>
          </w:tcPr>
          <w:p w:rsidRPr="005A041C" w:rsidR="0051081C" w:rsidP="00F61798" w:rsidRDefault="0051081C" w14:paraId="23E4754B" w14:textId="77777777">
            <w:pPr>
              <w:rPr>
                <w:rFonts w:ascii="Calibri" w:hAnsi="Calibri" w:eastAsia="Times New Roman" w:cs="Calibri"/>
                <w:color w:val="000000"/>
                <w:lang w:val="en-IN"/>
              </w:rPr>
            </w:pPr>
            <w:r>
              <w:rPr>
                <w:rFonts w:ascii="Calibri" w:hAnsi="Calibri" w:eastAsia="Times New Roman" w:cs="Calibri"/>
                <w:color w:val="000000"/>
                <w:lang w:val="en-IN"/>
              </w:rPr>
              <w:t>Suitability index</w:t>
            </w:r>
          </w:p>
        </w:tc>
        <w:tc>
          <w:tcPr>
            <w:tcW w:w="189" w:type="pct"/>
          </w:tcPr>
          <w:p w:rsidRPr="005A041C" w:rsidR="0051081C" w:rsidP="00F61798" w:rsidRDefault="0051081C" w14:paraId="0E74950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1792" w:type="pct"/>
            <w:noWrap/>
            <w:hideMark/>
          </w:tcPr>
          <w:p w:rsidRPr="005A041C" w:rsidR="0051081C" w:rsidP="00F61798" w:rsidRDefault="0051081C" w14:paraId="29857AF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210" w:type="pct"/>
            <w:noWrap/>
            <w:hideMark/>
          </w:tcPr>
          <w:p w:rsidRPr="005A041C" w:rsidR="0051081C" w:rsidP="00F61798" w:rsidRDefault="0051081C" w14:paraId="00CB3EA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210" w:type="pct"/>
            <w:noWrap/>
            <w:hideMark/>
          </w:tcPr>
          <w:p w:rsidRPr="005A041C" w:rsidR="0051081C" w:rsidP="00F61798" w:rsidRDefault="0051081C" w14:paraId="102E8BB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210" w:type="pct"/>
            <w:noWrap/>
            <w:hideMark/>
          </w:tcPr>
          <w:p w:rsidRPr="005A041C" w:rsidR="0051081C" w:rsidP="00F61798" w:rsidRDefault="0051081C" w14:paraId="64B2D487"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312" w:type="pct"/>
            <w:noWrap/>
            <w:hideMark/>
          </w:tcPr>
          <w:p w:rsidRPr="005A041C" w:rsidR="0051081C" w:rsidP="00F61798" w:rsidRDefault="0051081C" w14:paraId="3B903DB6"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3</w:t>
            </w:r>
          </w:p>
        </w:tc>
        <w:tc>
          <w:tcPr>
            <w:tcW w:w="384" w:type="pct"/>
            <w:noWrap/>
            <w:hideMark/>
          </w:tcPr>
          <w:p w:rsidRPr="005A041C" w:rsidR="0051081C" w:rsidP="00F61798" w:rsidRDefault="0051081C" w14:paraId="279C3840"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4</w:t>
            </w:r>
          </w:p>
        </w:tc>
        <w:tc>
          <w:tcPr>
            <w:tcW w:w="385" w:type="pct"/>
            <w:noWrap/>
            <w:hideMark/>
          </w:tcPr>
          <w:p w:rsidRPr="005A041C" w:rsidR="0051081C" w:rsidP="00F61798" w:rsidRDefault="0051081C" w14:paraId="2F26AD8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5</w:t>
            </w:r>
          </w:p>
        </w:tc>
        <w:tc>
          <w:tcPr>
            <w:tcW w:w="385" w:type="pct"/>
            <w:noWrap/>
            <w:hideMark/>
          </w:tcPr>
          <w:p w:rsidRPr="005A041C" w:rsidR="0051081C" w:rsidP="00F61798" w:rsidRDefault="0051081C" w14:paraId="79DB789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385" w:type="pct"/>
            <w:noWrap/>
            <w:hideMark/>
          </w:tcPr>
          <w:p w:rsidRPr="005A041C" w:rsidR="0051081C" w:rsidP="00F61798" w:rsidRDefault="0051081C" w14:paraId="73AF332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r>
      <w:tr w:rsidRPr="005A041C" w:rsidR="0051081C" w:rsidTr="00F61798" w14:paraId="5921D873"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538" w:type="pct"/>
            <w:shd w:val="clear" w:color="auto" w:fill="auto"/>
          </w:tcPr>
          <w:p w:rsidRPr="00A54DD1" w:rsidR="0051081C" w:rsidP="00F61798" w:rsidRDefault="0024762F" w14:paraId="091403A2" w14:textId="692BE99F">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5</w:t>
            </w:r>
          </w:p>
        </w:tc>
        <w:tc>
          <w:tcPr>
            <w:tcW w:w="189" w:type="pct"/>
            <w:shd w:val="clear" w:color="auto" w:fill="auto"/>
          </w:tcPr>
          <w:p w:rsidRPr="00A54DD1" w:rsidR="0051081C" w:rsidP="00F61798" w:rsidRDefault="0051081C" w14:paraId="5FDC1F7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IN"/>
              </w:rPr>
            </w:pPr>
            <w:r w:rsidRPr="00A54DD1">
              <w:rPr>
                <w:rFonts w:ascii="Calibri" w:hAnsi="Calibri" w:eastAsia="Times New Roman" w:cs="Calibri"/>
                <w:color w:val="000000"/>
                <w:sz w:val="18"/>
                <w:szCs w:val="18"/>
                <w:lang w:val="en-IN"/>
              </w:rPr>
              <w:t>6</w:t>
            </w:r>
          </w:p>
        </w:tc>
        <w:tc>
          <w:tcPr>
            <w:tcW w:w="1792" w:type="pct"/>
            <w:shd w:val="clear" w:color="auto" w:fill="auto"/>
            <w:noWrap/>
            <w:hideMark/>
          </w:tcPr>
          <w:p w:rsidRPr="00262E48" w:rsidR="0051081C" w:rsidP="00F61798" w:rsidRDefault="0051081C" w14:paraId="1AB0DCB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xml:space="preserve">LAW Studies </w:t>
            </w:r>
          </w:p>
        </w:tc>
        <w:tc>
          <w:tcPr>
            <w:tcW w:w="210" w:type="pct"/>
            <w:shd w:val="clear" w:color="auto" w:fill="auto"/>
            <w:noWrap/>
            <w:hideMark/>
          </w:tcPr>
          <w:p w:rsidRPr="00262E48" w:rsidR="0051081C" w:rsidP="00F61798" w:rsidRDefault="0051081C" w14:paraId="0E11592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C</w:t>
            </w:r>
          </w:p>
        </w:tc>
        <w:tc>
          <w:tcPr>
            <w:tcW w:w="210" w:type="pct"/>
            <w:shd w:val="clear" w:color="auto" w:fill="auto"/>
            <w:noWrap/>
            <w:hideMark/>
          </w:tcPr>
          <w:p w:rsidRPr="00262E48" w:rsidR="0051081C" w:rsidP="00F61798" w:rsidRDefault="0051081C" w14:paraId="4A96689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I</w:t>
            </w:r>
          </w:p>
        </w:tc>
        <w:tc>
          <w:tcPr>
            <w:tcW w:w="210" w:type="pct"/>
            <w:shd w:val="clear" w:color="auto" w:fill="auto"/>
            <w:noWrap/>
            <w:hideMark/>
          </w:tcPr>
          <w:p w:rsidRPr="00262E48" w:rsidR="0051081C" w:rsidP="00F61798" w:rsidRDefault="0051081C" w14:paraId="0736410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E</w:t>
            </w:r>
          </w:p>
        </w:tc>
        <w:tc>
          <w:tcPr>
            <w:tcW w:w="312" w:type="pct"/>
            <w:shd w:val="clear" w:color="auto" w:fill="auto"/>
            <w:noWrap/>
            <w:hideMark/>
          </w:tcPr>
          <w:p w:rsidRPr="00262E48" w:rsidR="0051081C" w:rsidP="00F61798" w:rsidRDefault="0051081C" w14:paraId="4769151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4</w:t>
            </w:r>
          </w:p>
        </w:tc>
        <w:tc>
          <w:tcPr>
            <w:tcW w:w="384" w:type="pct"/>
            <w:shd w:val="clear" w:color="auto" w:fill="auto"/>
            <w:noWrap/>
            <w:hideMark/>
          </w:tcPr>
          <w:p w:rsidRPr="00262E48" w:rsidR="0051081C" w:rsidP="00F61798" w:rsidRDefault="0051081C" w14:paraId="255AD6A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5</w:t>
            </w:r>
          </w:p>
        </w:tc>
        <w:tc>
          <w:tcPr>
            <w:tcW w:w="385" w:type="pct"/>
            <w:shd w:val="clear" w:color="auto" w:fill="auto"/>
            <w:noWrap/>
            <w:hideMark/>
          </w:tcPr>
          <w:p w:rsidRPr="00262E48" w:rsidR="0051081C" w:rsidP="00F61798" w:rsidRDefault="0051081C" w14:paraId="28E92FC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w:t>
            </w:r>
          </w:p>
        </w:tc>
        <w:tc>
          <w:tcPr>
            <w:tcW w:w="385" w:type="pct"/>
            <w:shd w:val="clear" w:color="auto" w:fill="auto"/>
            <w:noWrap/>
            <w:hideMark/>
          </w:tcPr>
          <w:p w:rsidRPr="00262E48" w:rsidR="0051081C" w:rsidP="00F61798" w:rsidRDefault="0051081C" w14:paraId="14DA320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3</w:t>
            </w:r>
          </w:p>
        </w:tc>
        <w:tc>
          <w:tcPr>
            <w:tcW w:w="385" w:type="pct"/>
            <w:shd w:val="clear" w:color="auto" w:fill="auto"/>
            <w:noWrap/>
            <w:hideMark/>
          </w:tcPr>
          <w:p w:rsidRPr="00262E48" w:rsidR="0051081C" w:rsidP="00F61798" w:rsidRDefault="0051081C" w14:paraId="11BEA08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w:t>
            </w:r>
          </w:p>
        </w:tc>
      </w:tr>
      <w:tr w:rsidRPr="005A041C" w:rsidR="0051081C" w:rsidTr="00F61798" w14:paraId="7265160B"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538" w:type="pct"/>
            <w:shd w:val="clear" w:color="auto" w:fill="auto"/>
          </w:tcPr>
          <w:p w:rsidRPr="00A54DD1" w:rsidR="0051081C" w:rsidP="00F61798" w:rsidRDefault="0024762F" w14:paraId="02799976" w14:textId="54AE7B10">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6</w:t>
            </w:r>
          </w:p>
        </w:tc>
        <w:tc>
          <w:tcPr>
            <w:tcW w:w="189" w:type="pct"/>
            <w:shd w:val="clear" w:color="auto" w:fill="auto"/>
          </w:tcPr>
          <w:p w:rsidRPr="00A54DD1" w:rsidR="0051081C" w:rsidP="00F61798" w:rsidRDefault="0051081C" w14:paraId="0E00E3A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IN"/>
              </w:rPr>
            </w:pPr>
            <w:r w:rsidRPr="00A54DD1">
              <w:rPr>
                <w:rFonts w:ascii="Calibri" w:hAnsi="Calibri" w:eastAsia="Times New Roman" w:cs="Calibri"/>
                <w:color w:val="000000"/>
                <w:sz w:val="18"/>
                <w:szCs w:val="18"/>
                <w:lang w:val="en-IN"/>
              </w:rPr>
              <w:t>7</w:t>
            </w:r>
          </w:p>
        </w:tc>
        <w:tc>
          <w:tcPr>
            <w:tcW w:w="1792" w:type="pct"/>
            <w:shd w:val="clear" w:color="auto" w:fill="auto"/>
            <w:noWrap/>
            <w:hideMark/>
          </w:tcPr>
          <w:p w:rsidRPr="00262E48" w:rsidR="0051081C" w:rsidP="00F61798" w:rsidRDefault="0051081C" w14:paraId="5329BEA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Government and Public Administration</w:t>
            </w:r>
          </w:p>
        </w:tc>
        <w:tc>
          <w:tcPr>
            <w:tcW w:w="210" w:type="pct"/>
            <w:shd w:val="clear" w:color="auto" w:fill="auto"/>
            <w:noWrap/>
            <w:hideMark/>
          </w:tcPr>
          <w:p w:rsidRPr="00262E48" w:rsidR="0051081C" w:rsidP="00F61798" w:rsidRDefault="0051081C" w14:paraId="038406B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C</w:t>
            </w:r>
          </w:p>
        </w:tc>
        <w:tc>
          <w:tcPr>
            <w:tcW w:w="210" w:type="pct"/>
            <w:shd w:val="clear" w:color="auto" w:fill="auto"/>
            <w:noWrap/>
            <w:hideMark/>
          </w:tcPr>
          <w:p w:rsidRPr="00262E48" w:rsidR="0051081C" w:rsidP="00F61798" w:rsidRDefault="0051081C" w14:paraId="7B02E34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I</w:t>
            </w:r>
          </w:p>
        </w:tc>
        <w:tc>
          <w:tcPr>
            <w:tcW w:w="210" w:type="pct"/>
            <w:shd w:val="clear" w:color="auto" w:fill="auto"/>
            <w:noWrap/>
            <w:hideMark/>
          </w:tcPr>
          <w:p w:rsidRPr="00262E48" w:rsidR="0051081C" w:rsidP="00F61798" w:rsidRDefault="0051081C" w14:paraId="38D65FE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E</w:t>
            </w:r>
          </w:p>
        </w:tc>
        <w:tc>
          <w:tcPr>
            <w:tcW w:w="312" w:type="pct"/>
            <w:shd w:val="clear" w:color="auto" w:fill="auto"/>
            <w:noWrap/>
            <w:hideMark/>
          </w:tcPr>
          <w:p w:rsidRPr="00262E48" w:rsidR="0051081C" w:rsidP="00F61798" w:rsidRDefault="0051081C" w14:paraId="132B036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4</w:t>
            </w:r>
          </w:p>
        </w:tc>
        <w:tc>
          <w:tcPr>
            <w:tcW w:w="384" w:type="pct"/>
            <w:shd w:val="clear" w:color="auto" w:fill="auto"/>
            <w:noWrap/>
            <w:hideMark/>
          </w:tcPr>
          <w:p w:rsidRPr="00262E48" w:rsidR="0051081C" w:rsidP="00F61798" w:rsidRDefault="0051081C" w14:paraId="742E6D5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w:t>
            </w:r>
          </w:p>
        </w:tc>
        <w:tc>
          <w:tcPr>
            <w:tcW w:w="385" w:type="pct"/>
            <w:shd w:val="clear" w:color="auto" w:fill="auto"/>
            <w:noWrap/>
            <w:hideMark/>
          </w:tcPr>
          <w:p w:rsidRPr="00262E48" w:rsidR="0051081C" w:rsidP="00F61798" w:rsidRDefault="0051081C" w14:paraId="34269F0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5</w:t>
            </w:r>
          </w:p>
        </w:tc>
        <w:tc>
          <w:tcPr>
            <w:tcW w:w="385" w:type="pct"/>
            <w:shd w:val="clear" w:color="auto" w:fill="auto"/>
            <w:noWrap/>
            <w:hideMark/>
          </w:tcPr>
          <w:p w:rsidRPr="00262E48" w:rsidR="0051081C" w:rsidP="00F61798" w:rsidRDefault="0051081C" w14:paraId="48AF3DA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3</w:t>
            </w:r>
          </w:p>
        </w:tc>
        <w:tc>
          <w:tcPr>
            <w:tcW w:w="385" w:type="pct"/>
            <w:shd w:val="clear" w:color="auto" w:fill="auto"/>
            <w:noWrap/>
            <w:hideMark/>
          </w:tcPr>
          <w:p w:rsidRPr="00262E48" w:rsidR="0051081C" w:rsidP="00F61798" w:rsidRDefault="0051081C" w14:paraId="05DC603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262E48">
              <w:rPr>
                <w:rFonts w:ascii="Calibri" w:hAnsi="Calibri" w:eastAsia="Times New Roman" w:cs="Calibri"/>
                <w:color w:val="000000"/>
                <w:lang w:val="en-IN"/>
              </w:rPr>
              <w:t> </w:t>
            </w:r>
          </w:p>
        </w:tc>
      </w:tr>
    </w:tbl>
    <w:p w:rsidR="00667AD6" w:rsidP="00C453E5" w:rsidRDefault="00667AD6" w14:paraId="1978D920" w14:textId="77777777"/>
    <w:p w:rsidR="00054B36" w:rsidP="00913A32" w:rsidRDefault="00913A32" w14:paraId="6E277E29" w14:textId="77777777">
      <w:r>
        <w:t xml:space="preserve">1. </w:t>
      </w:r>
      <w:r w:rsidR="00667AD6">
        <w:tab/>
      </w:r>
      <w:r>
        <w:t xml:space="preserve">Lowest number of Ability rank is 3 in Pathway </w:t>
      </w:r>
      <w:r w:rsidR="00463832">
        <w:t xml:space="preserve">6 and Pathway 7 </w:t>
      </w:r>
    </w:p>
    <w:p w:rsidR="00667AD6" w:rsidP="00913A32" w:rsidRDefault="00054B36" w14:paraId="7F182154" w14:textId="4A72A1AF">
      <w:r>
        <w:t xml:space="preserve">2. </w:t>
      </w:r>
      <w:r>
        <w:tab/>
      </w:r>
      <w:r>
        <w:t xml:space="preserve">Position of Ability Rank 3 is </w:t>
      </w:r>
      <w:r w:rsidR="00463832">
        <w:t>at Ab6.</w:t>
      </w:r>
      <w:r>
        <w:t xml:space="preserve"> For Both pathways</w:t>
      </w:r>
    </w:p>
    <w:p w:rsidR="00463832" w:rsidP="00913A32" w:rsidRDefault="00054B36" w14:paraId="5C42AD19" w14:textId="197A8AE7">
      <w:r>
        <w:t>3</w:t>
      </w:r>
      <w:r w:rsidR="00463832">
        <w:t xml:space="preserve">. </w:t>
      </w:r>
      <w:r w:rsidR="00463832">
        <w:tab/>
      </w:r>
      <w:r w:rsidR="00463832">
        <w:t>Count number of abilities</w:t>
      </w:r>
      <w:r>
        <w:t>. There are 3 abilities in both pathways</w:t>
      </w:r>
    </w:p>
    <w:p w:rsidR="00054B36" w:rsidP="00913A32" w:rsidRDefault="00054B36" w14:paraId="24F5F7D9" w14:textId="748425EB">
      <w:r w:rsidRPr="7C15921F">
        <w:rPr>
          <w:lang w:val="en-US"/>
        </w:rPr>
        <w:t xml:space="preserve">4. </w:t>
      </w:r>
      <w:r>
        <w:tab/>
      </w:r>
      <w:r w:rsidRPr="7C15921F" w:rsidR="008C3533">
        <w:rPr>
          <w:lang w:val="en-US"/>
        </w:rPr>
        <w:t xml:space="preserve">Summation for </w:t>
      </w:r>
      <w:proofErr w:type="spellStart"/>
      <w:r w:rsidRPr="7C15921F" w:rsidR="008C3533">
        <w:rPr>
          <w:lang w:val="en-US"/>
        </w:rPr>
        <w:t>Pahtway</w:t>
      </w:r>
      <w:proofErr w:type="spellEnd"/>
      <w:r w:rsidRPr="7C15921F" w:rsidR="008C3533">
        <w:rPr>
          <w:lang w:val="en-US"/>
        </w:rPr>
        <w:t xml:space="preserve"> 6 is 4+5+3= 12</w:t>
      </w:r>
    </w:p>
    <w:p w:rsidR="008C3533" w:rsidP="00913A32" w:rsidRDefault="008C3533" w14:paraId="4953279D" w14:textId="55A5D0EB">
      <w:r>
        <w:tab/>
      </w:r>
      <w:r>
        <w:t xml:space="preserve">Summation for Pathway 7 is </w:t>
      </w:r>
      <w:r w:rsidR="00E474EA">
        <w:t>4+5+3= 12</w:t>
      </w:r>
    </w:p>
    <w:p w:rsidR="00E474EA" w:rsidP="00913A32" w:rsidRDefault="00E474EA" w14:paraId="7C0475EB" w14:textId="1FA06966">
      <w:r>
        <w:t>5. Look at order of abilities</w:t>
      </w:r>
    </w:p>
    <w:p w:rsidR="00E474EA" w:rsidP="00913A32" w:rsidRDefault="00E474EA" w14:paraId="38AC07BB" w14:textId="52E47E89">
      <w:r>
        <w:tab/>
      </w:r>
      <w:r>
        <w:t>Abili</w:t>
      </w:r>
      <w:r w:rsidR="00997562">
        <w:t>ty rank 3 for both pathways is at Ab 6</w:t>
      </w:r>
    </w:p>
    <w:p w:rsidR="0024762F" w:rsidP="0024762F" w:rsidRDefault="00997562" w14:paraId="354BADD0" w14:textId="16A8DEFB">
      <w:r>
        <w:tab/>
      </w:r>
      <w:r w:rsidRPr="7C15921F">
        <w:rPr>
          <w:lang w:val="en-US"/>
        </w:rPr>
        <w:t>Ability rank 4 for both pathways is at Ab 3</w:t>
      </w:r>
      <w:r>
        <w:br/>
      </w:r>
      <w:r>
        <w:tab/>
      </w:r>
      <w:r w:rsidRPr="7C15921F">
        <w:rPr>
          <w:lang w:val="en-US"/>
        </w:rPr>
        <w:t xml:space="preserve">Ability rank 5 for pathway 6 is at Ab 4 while , </w:t>
      </w:r>
      <w:r w:rsidRPr="7C15921F" w:rsidR="0024762F">
        <w:rPr>
          <w:lang w:val="en-US"/>
        </w:rPr>
        <w:t>for pathway 7 it is on Ab 5.</w:t>
      </w:r>
      <w:r w:rsidR="0024762F">
        <w:br/>
      </w:r>
      <w:r w:rsidRPr="7C15921F" w:rsidR="0024762F">
        <w:rPr>
          <w:lang w:val="en-US"/>
        </w:rPr>
        <w:t xml:space="preserve">6. Hence Pathway 6 Law studies </w:t>
      </w:r>
      <w:proofErr w:type="gramStart"/>
      <w:r w:rsidRPr="7C15921F" w:rsidR="0024762F">
        <w:rPr>
          <w:lang w:val="en-US"/>
        </w:rPr>
        <w:t>is</w:t>
      </w:r>
      <w:proofErr w:type="gramEnd"/>
      <w:r w:rsidRPr="7C15921F" w:rsidR="0024762F">
        <w:rPr>
          <w:lang w:val="en-US"/>
        </w:rPr>
        <w:t xml:space="preserve"> the </w:t>
      </w:r>
      <w:r w:rsidRPr="7C15921F" w:rsidR="00871DC0">
        <w:rPr>
          <w:lang w:val="en-US"/>
        </w:rPr>
        <w:t>5th</w:t>
      </w:r>
      <w:r w:rsidRPr="7C15921F" w:rsidR="0024762F">
        <w:rPr>
          <w:lang w:val="en-US"/>
        </w:rPr>
        <w:t xml:space="preserve"> suited pathway</w:t>
      </w:r>
      <w:r w:rsidRPr="7C15921F" w:rsidR="00871DC0">
        <w:rPr>
          <w:lang w:val="en-US"/>
        </w:rPr>
        <w:t xml:space="preserve"> and Pathway 7 Government and Public Administration is 6</w:t>
      </w:r>
      <w:r w:rsidRPr="7C15921F" w:rsidR="00871DC0">
        <w:rPr>
          <w:vertAlign w:val="superscript"/>
          <w:lang w:val="en-US"/>
        </w:rPr>
        <w:t>th</w:t>
      </w:r>
      <w:r w:rsidRPr="7C15921F" w:rsidR="00871DC0">
        <w:rPr>
          <w:lang w:val="en-US"/>
        </w:rPr>
        <w:t xml:space="preserve"> suited pathway.</w:t>
      </w:r>
    </w:p>
    <w:p w:rsidR="002C04D3" w:rsidP="00AE5524" w:rsidRDefault="002C04D3" w14:paraId="001C8767" w14:textId="77777777"/>
    <w:p w:rsidR="00D204F0" w:rsidP="00AE5524" w:rsidRDefault="00D204F0" w14:paraId="195231AD" w14:textId="77777777"/>
    <w:p w:rsidR="00D204F0" w:rsidP="00AE5524" w:rsidRDefault="00044ECF" w14:paraId="5596584B" w14:textId="66B47A96">
      <w:pPr>
        <w:pStyle w:val="Heading3"/>
      </w:pPr>
      <w:r>
        <w:t>BACK TO STEP 4:</w:t>
      </w:r>
    </w:p>
    <w:p w:rsidR="00044ECF" w:rsidP="00AE5524" w:rsidRDefault="00044ECF" w14:paraId="20A7F476" w14:textId="05273132">
      <w:r>
        <w:t>Order sequence in step 4 is</w:t>
      </w:r>
    </w:p>
    <w:p w:rsidRPr="00462922" w:rsidR="00044ECF" w:rsidP="7C15921F" w:rsidRDefault="00044ECF" w14:paraId="5BB3DDAB" w14:textId="5B61C692">
      <w:pPr>
        <w:rPr>
          <w:b/>
          <w:bCs/>
          <w:lang w:val="en-US"/>
        </w:rPr>
      </w:pPr>
      <w:r w:rsidRPr="7C15921F">
        <w:rPr>
          <w:b/>
          <w:bCs/>
          <w:lang w:val="en-US"/>
        </w:rPr>
        <w:t>Order sequence (</w:t>
      </w:r>
      <w:r w:rsidRPr="7C15921F" w:rsidR="00C46808">
        <w:rPr>
          <w:b/>
          <w:bCs/>
          <w:color w:val="9BBB59" w:themeColor="accent3"/>
          <w:lang w:val="en-US"/>
        </w:rPr>
        <w:t>123,132,213,231,312,321,12,1_2,13,1_3,21,2_1, 23,2_3</w:t>
      </w:r>
      <w:r w:rsidRPr="7C15921F" w:rsidR="00C46808">
        <w:rPr>
          <w:b/>
          <w:bCs/>
          <w:lang w:val="en-US"/>
        </w:rPr>
        <w:t>,31,3_1,32,3_2,1 _1_, , 2 _2_, 3 _3_,  _ _ 1, _ _ 2, _ _ 3</w:t>
      </w:r>
      <w:r w:rsidRPr="7C15921F">
        <w:rPr>
          <w:b/>
          <w:bCs/>
          <w:lang w:val="en-US"/>
        </w:rPr>
        <w:t>)</w:t>
      </w:r>
    </w:p>
    <w:p w:rsidR="00044ECF" w:rsidP="00AE5524" w:rsidRDefault="00AC56BD" w14:paraId="36A7BABE" w14:textId="203E22AE" w14:noSpellErr="1">
      <w:r w:rsidRPr="0E4DAA93" w:rsidR="00AC56BD">
        <w:rPr>
          <w:lang w:val="en-US"/>
        </w:rPr>
        <w:t>We had reached till green when we reached tie breaker.</w:t>
      </w:r>
    </w:p>
    <w:p w:rsidR="00AC56BD" w:rsidP="7C15921F" w:rsidRDefault="00B60BAA" w14:paraId="4BAB61C2" w14:textId="4EF9072F">
      <w:pPr>
        <w:rPr>
          <w:b/>
          <w:bCs/>
          <w:lang w:val="en-US"/>
        </w:rPr>
      </w:pPr>
      <w:r w:rsidRPr="7C15921F">
        <w:rPr>
          <w:lang w:val="en-US"/>
        </w:rPr>
        <w:t>Looking at rest of sequence (</w:t>
      </w:r>
      <w:r w:rsidRPr="7C15921F" w:rsidR="00C46808">
        <w:rPr>
          <w:b/>
          <w:bCs/>
          <w:lang w:val="en-US"/>
        </w:rPr>
        <w:t>31,3_1,32,3_2,1 _1_, , 2 _2_, 3 _3_,  _ _ 1, _ _ 2, _ _ 3</w:t>
      </w:r>
      <w:r w:rsidRPr="7C15921F">
        <w:rPr>
          <w:b/>
          <w:bCs/>
          <w:lang w:val="en-US"/>
        </w:rPr>
        <w:t>)</w:t>
      </w:r>
    </w:p>
    <w:p w:rsidR="00B60BAA" w:rsidP="00AE5524" w:rsidRDefault="00B60BAA" w14:paraId="2D185C8B" w14:textId="79D7DB72">
      <w:r w:rsidRPr="7C15921F">
        <w:rPr>
          <w:lang w:val="en-US"/>
        </w:rPr>
        <w:t xml:space="preserve">There is no 31 i.e. </w:t>
      </w:r>
      <w:r w:rsidRPr="7C15921F" w:rsidR="0028210B">
        <w:rPr>
          <w:lang w:val="en-US"/>
        </w:rPr>
        <w:t>E</w:t>
      </w:r>
      <w:r w:rsidRPr="7C15921F">
        <w:rPr>
          <w:lang w:val="en-US"/>
        </w:rPr>
        <w:t xml:space="preserve">A </w:t>
      </w:r>
    </w:p>
    <w:p w:rsidR="0028210B" w:rsidP="00AE5524" w:rsidRDefault="0028210B" w14:paraId="56FE42DE" w14:textId="77777777"/>
    <w:p w:rsidR="0028210B" w:rsidP="00AE5524" w:rsidRDefault="0028210B" w14:paraId="17B2CDEF" w14:textId="4D9C014B">
      <w:r>
        <w:t>But we see 3_1</w:t>
      </w:r>
      <w:r>
        <w:br/>
      </w:r>
      <w:r>
        <w:t>hence E_A is next suited pathway</w:t>
      </w:r>
    </w:p>
    <w:p w:rsidR="0028210B" w:rsidP="00AE5524" w:rsidRDefault="0028210B" w14:paraId="18BF0228" w14:textId="77777777"/>
    <w:p w:rsidR="0028210B" w:rsidP="00AE5524" w:rsidRDefault="0028210B" w14:paraId="57978456" w14:textId="77777777"/>
    <w:p w:rsidRPr="00B60BAA" w:rsidR="00B60BAA" w:rsidP="00AE5524" w:rsidRDefault="00B60BAA" w14:paraId="4397CDB9" w14:textId="77777777"/>
    <w:p w:rsidR="00AC56BD" w:rsidP="00AE5524" w:rsidRDefault="00AC56BD" w14:paraId="02EC4A11" w14:textId="77777777"/>
    <w:tbl>
      <w:tblPr>
        <w:tblStyle w:val="GridTable4-Accent1"/>
        <w:tblW w:w="3675" w:type="pct"/>
        <w:jc w:val="center"/>
        <w:tblLook w:val="06A0" w:firstRow="1" w:lastRow="0" w:firstColumn="1" w:lastColumn="0" w:noHBand="1" w:noVBand="1"/>
      </w:tblPr>
      <w:tblGrid>
        <w:gridCol w:w="1138"/>
        <w:gridCol w:w="399"/>
        <w:gridCol w:w="3704"/>
        <w:gridCol w:w="445"/>
        <w:gridCol w:w="445"/>
        <w:gridCol w:w="445"/>
        <w:gridCol w:w="675"/>
        <w:gridCol w:w="830"/>
        <w:gridCol w:w="832"/>
        <w:gridCol w:w="832"/>
        <w:gridCol w:w="832"/>
      </w:tblGrid>
      <w:tr w:rsidRPr="005A041C" w:rsidR="00531F62" w:rsidTr="00502FFB" w14:paraId="26D3BDD1" w14:textId="77777777">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89" w:type="pct"/>
          </w:tcPr>
          <w:p w:rsidRPr="005A041C" w:rsidR="00531F62" w:rsidP="00AE5524" w:rsidRDefault="00531F62" w14:paraId="2D46707B" w14:textId="77777777">
            <w:pPr>
              <w:rPr>
                <w:rFonts w:ascii="Calibri" w:hAnsi="Calibri" w:eastAsia="Times New Roman" w:cs="Calibri"/>
                <w:color w:val="000000"/>
                <w:lang w:val="en-IN"/>
              </w:rPr>
            </w:pPr>
            <w:r>
              <w:rPr>
                <w:rFonts w:ascii="Calibri" w:hAnsi="Calibri" w:eastAsia="Times New Roman" w:cs="Calibri"/>
                <w:color w:val="000000"/>
                <w:lang w:val="en-IN"/>
              </w:rPr>
              <w:t>Suitability index</w:t>
            </w:r>
          </w:p>
        </w:tc>
        <w:tc>
          <w:tcPr>
            <w:tcW w:w="189" w:type="pct"/>
          </w:tcPr>
          <w:p w:rsidRPr="005A041C" w:rsidR="00531F62" w:rsidP="00AE5524" w:rsidRDefault="00531F62" w14:paraId="0255E6D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1792" w:type="pct"/>
            <w:noWrap/>
            <w:hideMark/>
          </w:tcPr>
          <w:p w:rsidRPr="005A041C" w:rsidR="00531F62" w:rsidP="00AE5524" w:rsidRDefault="00531F62" w14:paraId="34859CE0"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210" w:type="pct"/>
            <w:noWrap/>
            <w:hideMark/>
          </w:tcPr>
          <w:p w:rsidRPr="005A041C" w:rsidR="00531F62" w:rsidP="00AE5524" w:rsidRDefault="00531F62" w14:paraId="04DFFDE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210" w:type="pct"/>
            <w:noWrap/>
            <w:hideMark/>
          </w:tcPr>
          <w:p w:rsidRPr="005A041C" w:rsidR="00531F62" w:rsidP="00AE5524" w:rsidRDefault="00531F62" w14:paraId="201BED5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210" w:type="pct"/>
            <w:noWrap/>
            <w:hideMark/>
          </w:tcPr>
          <w:p w:rsidRPr="005A041C" w:rsidR="00531F62" w:rsidP="00AE5524" w:rsidRDefault="00531F62" w14:paraId="6A6E0B4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428" w:type="pct"/>
            <w:noWrap/>
            <w:hideMark/>
          </w:tcPr>
          <w:p w:rsidRPr="005A041C" w:rsidR="00531F62" w:rsidP="00AE5524" w:rsidRDefault="00531F62" w14:paraId="1AB4BF9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3</w:t>
            </w:r>
          </w:p>
        </w:tc>
        <w:tc>
          <w:tcPr>
            <w:tcW w:w="442" w:type="pct"/>
            <w:noWrap/>
            <w:hideMark/>
          </w:tcPr>
          <w:p w:rsidRPr="005A041C" w:rsidR="00531F62" w:rsidP="00AE5524" w:rsidRDefault="00531F62" w14:paraId="2326372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4</w:t>
            </w:r>
          </w:p>
        </w:tc>
        <w:tc>
          <w:tcPr>
            <w:tcW w:w="443" w:type="pct"/>
            <w:noWrap/>
            <w:hideMark/>
          </w:tcPr>
          <w:p w:rsidRPr="005A041C" w:rsidR="00531F62" w:rsidP="00AE5524" w:rsidRDefault="00531F62" w14:paraId="0C1DC6D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5</w:t>
            </w:r>
          </w:p>
        </w:tc>
        <w:tc>
          <w:tcPr>
            <w:tcW w:w="443" w:type="pct"/>
            <w:noWrap/>
            <w:hideMark/>
          </w:tcPr>
          <w:p w:rsidRPr="005A041C" w:rsidR="00531F62" w:rsidP="00AE5524" w:rsidRDefault="00531F62" w14:paraId="6D6184A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443" w:type="pct"/>
            <w:noWrap/>
            <w:hideMark/>
          </w:tcPr>
          <w:p w:rsidRPr="005A041C" w:rsidR="00531F62" w:rsidP="00AE5524" w:rsidRDefault="00531F62" w14:paraId="512C2D5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r>
      <w:tr w:rsidRPr="005A041C" w:rsidR="00531F62" w:rsidTr="00547870" w14:paraId="3FCC42BE"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9" w:type="pct"/>
            <w:shd w:val="clear" w:color="auto" w:fill="E5B8B7" w:themeFill="accent2" w:themeFillTint="66"/>
          </w:tcPr>
          <w:p w:rsidR="00531F62" w:rsidP="00AE5524" w:rsidRDefault="00547870" w14:paraId="2425CDA6" w14:textId="3AF8AFC6">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8</w:t>
            </w:r>
          </w:p>
        </w:tc>
        <w:tc>
          <w:tcPr>
            <w:tcW w:w="189" w:type="pct"/>
            <w:shd w:val="clear" w:color="auto" w:fill="E5B8B7" w:themeFill="accent2" w:themeFillTint="66"/>
          </w:tcPr>
          <w:p w:rsidRPr="00810DE0" w:rsidR="00531F62" w:rsidP="00AE5524" w:rsidRDefault="00531F62" w14:paraId="594F212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1</w:t>
            </w:r>
          </w:p>
        </w:tc>
        <w:tc>
          <w:tcPr>
            <w:tcW w:w="1792" w:type="pct"/>
            <w:shd w:val="clear" w:color="auto" w:fill="E5B8B7" w:themeFill="accent2" w:themeFillTint="66"/>
            <w:noWrap/>
            <w:hideMark/>
          </w:tcPr>
          <w:p w:rsidRPr="005A041C" w:rsidR="00531F62" w:rsidP="00AE5524" w:rsidRDefault="00531F62" w14:paraId="4BB8032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Architecture</w:t>
            </w:r>
          </w:p>
        </w:tc>
        <w:tc>
          <w:tcPr>
            <w:tcW w:w="210" w:type="pct"/>
            <w:shd w:val="clear" w:color="auto" w:fill="E5B8B7" w:themeFill="accent2" w:themeFillTint="66"/>
            <w:noWrap/>
            <w:hideMark/>
          </w:tcPr>
          <w:p w:rsidRPr="005A041C" w:rsidR="00531F62" w:rsidP="00AE5524" w:rsidRDefault="00531F62" w14:paraId="6D5DC02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210" w:type="pct"/>
            <w:shd w:val="clear" w:color="auto" w:fill="E5B8B7" w:themeFill="accent2" w:themeFillTint="66"/>
            <w:noWrap/>
            <w:hideMark/>
          </w:tcPr>
          <w:p w:rsidRPr="005A041C" w:rsidR="00531F62" w:rsidP="00AE5524" w:rsidRDefault="00531F62" w14:paraId="40A1F2A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0" w:type="pct"/>
            <w:shd w:val="clear" w:color="auto" w:fill="E5B8B7" w:themeFill="accent2" w:themeFillTint="66"/>
            <w:noWrap/>
            <w:hideMark/>
          </w:tcPr>
          <w:p w:rsidRPr="005A041C" w:rsidR="00531F62" w:rsidP="00AE5524" w:rsidRDefault="00531F62" w14:paraId="1FE70A5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28" w:type="pct"/>
            <w:shd w:val="clear" w:color="auto" w:fill="E5B8B7" w:themeFill="accent2" w:themeFillTint="66"/>
            <w:noWrap/>
            <w:hideMark/>
          </w:tcPr>
          <w:p w:rsidRPr="005A041C" w:rsidR="00531F62" w:rsidP="00AE5524" w:rsidRDefault="00531F62" w14:paraId="7D84C0B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42" w:type="pct"/>
            <w:shd w:val="clear" w:color="auto" w:fill="E5B8B7" w:themeFill="accent2" w:themeFillTint="66"/>
            <w:noWrap/>
            <w:hideMark/>
          </w:tcPr>
          <w:p w:rsidRPr="005A041C" w:rsidR="00531F62" w:rsidP="00AE5524" w:rsidRDefault="00531F62" w14:paraId="68E1F1C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43" w:type="pct"/>
            <w:shd w:val="clear" w:color="auto" w:fill="E5B8B7" w:themeFill="accent2" w:themeFillTint="66"/>
            <w:noWrap/>
            <w:hideMark/>
          </w:tcPr>
          <w:p w:rsidRPr="005A041C" w:rsidR="00531F62" w:rsidP="00AE5524" w:rsidRDefault="00531F62" w14:paraId="3F05ACF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43" w:type="pct"/>
            <w:shd w:val="clear" w:color="auto" w:fill="E5B8B7" w:themeFill="accent2" w:themeFillTint="66"/>
            <w:noWrap/>
            <w:hideMark/>
          </w:tcPr>
          <w:p w:rsidRPr="005A041C" w:rsidR="00531F62" w:rsidP="00AE5524" w:rsidRDefault="00531F62" w14:paraId="57C9971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43" w:type="pct"/>
            <w:shd w:val="clear" w:color="auto" w:fill="E5B8B7" w:themeFill="accent2" w:themeFillTint="66"/>
            <w:noWrap/>
            <w:hideMark/>
          </w:tcPr>
          <w:p w:rsidRPr="005A041C" w:rsidR="00531F62" w:rsidP="00AE5524" w:rsidRDefault="00531F62" w14:paraId="6BB5FD8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531F62" w:rsidTr="00502FFB" w14:paraId="5109865C"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9" w:type="pct"/>
            <w:shd w:val="clear" w:color="auto" w:fill="D6E3BC" w:themeFill="accent3" w:themeFillTint="66"/>
          </w:tcPr>
          <w:p w:rsidR="00531F62" w:rsidP="00AE5524" w:rsidRDefault="00531F62" w14:paraId="1A294213" w14:textId="77777777">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1</w:t>
            </w:r>
          </w:p>
        </w:tc>
        <w:tc>
          <w:tcPr>
            <w:tcW w:w="189" w:type="pct"/>
            <w:shd w:val="clear" w:color="auto" w:fill="D6E3BC" w:themeFill="accent3" w:themeFillTint="66"/>
          </w:tcPr>
          <w:p w:rsidRPr="00810DE0" w:rsidR="00531F62" w:rsidP="00AE5524" w:rsidRDefault="00531F62" w14:paraId="3BD89E9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2</w:t>
            </w:r>
          </w:p>
        </w:tc>
        <w:tc>
          <w:tcPr>
            <w:tcW w:w="1792" w:type="pct"/>
            <w:shd w:val="clear" w:color="auto" w:fill="D6E3BC" w:themeFill="accent3" w:themeFillTint="66"/>
            <w:noWrap/>
            <w:hideMark/>
          </w:tcPr>
          <w:p w:rsidRPr="005A041C" w:rsidR="00531F62" w:rsidP="00AE5524" w:rsidRDefault="00531F62" w14:paraId="00487F2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Art, Design</w:t>
            </w:r>
          </w:p>
        </w:tc>
        <w:tc>
          <w:tcPr>
            <w:tcW w:w="210" w:type="pct"/>
            <w:shd w:val="clear" w:color="auto" w:fill="D6E3BC" w:themeFill="accent3" w:themeFillTint="66"/>
            <w:noWrap/>
            <w:hideMark/>
          </w:tcPr>
          <w:p w:rsidRPr="005A041C" w:rsidR="00531F62" w:rsidP="00AE5524" w:rsidRDefault="00531F62" w14:paraId="784246B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210" w:type="pct"/>
            <w:shd w:val="clear" w:color="auto" w:fill="D6E3BC" w:themeFill="accent3" w:themeFillTint="66"/>
            <w:noWrap/>
            <w:hideMark/>
          </w:tcPr>
          <w:p w:rsidRPr="005A041C" w:rsidR="00531F62" w:rsidP="00AE5524" w:rsidRDefault="00531F62" w14:paraId="219FD4F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0" w:type="pct"/>
            <w:shd w:val="clear" w:color="auto" w:fill="D6E3BC" w:themeFill="accent3" w:themeFillTint="66"/>
            <w:noWrap/>
            <w:hideMark/>
          </w:tcPr>
          <w:p w:rsidRPr="005A041C" w:rsidR="00531F62" w:rsidP="00AE5524" w:rsidRDefault="00531F62" w14:paraId="0BBAD58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28" w:type="pct"/>
            <w:shd w:val="clear" w:color="auto" w:fill="D6E3BC" w:themeFill="accent3" w:themeFillTint="66"/>
            <w:noWrap/>
            <w:hideMark/>
          </w:tcPr>
          <w:p w:rsidRPr="005A041C" w:rsidR="00531F62" w:rsidP="00AE5524" w:rsidRDefault="00531F62" w14:paraId="199ECAA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42" w:type="pct"/>
            <w:shd w:val="clear" w:color="auto" w:fill="D6E3BC" w:themeFill="accent3" w:themeFillTint="66"/>
            <w:noWrap/>
            <w:hideMark/>
          </w:tcPr>
          <w:p w:rsidRPr="005A041C" w:rsidR="00531F62" w:rsidP="00AE5524" w:rsidRDefault="00531F62" w14:paraId="7BD03E8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43" w:type="pct"/>
            <w:shd w:val="clear" w:color="auto" w:fill="D6E3BC" w:themeFill="accent3" w:themeFillTint="66"/>
            <w:noWrap/>
            <w:hideMark/>
          </w:tcPr>
          <w:p w:rsidRPr="005A041C" w:rsidR="00531F62" w:rsidP="00AE5524" w:rsidRDefault="00531F62" w14:paraId="7EFAC7A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43" w:type="pct"/>
            <w:shd w:val="clear" w:color="auto" w:fill="D6E3BC" w:themeFill="accent3" w:themeFillTint="66"/>
            <w:noWrap/>
            <w:hideMark/>
          </w:tcPr>
          <w:p w:rsidRPr="005A041C" w:rsidR="00531F62" w:rsidP="00AE5524" w:rsidRDefault="00531F62" w14:paraId="75CA6E5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43" w:type="pct"/>
            <w:shd w:val="clear" w:color="auto" w:fill="D6E3BC" w:themeFill="accent3" w:themeFillTint="66"/>
            <w:noWrap/>
            <w:hideMark/>
          </w:tcPr>
          <w:p w:rsidRPr="005A041C" w:rsidR="00531F62" w:rsidP="00AE5524" w:rsidRDefault="00531F62" w14:paraId="71F7F8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531F62" w:rsidTr="00502FFB" w14:paraId="4DD19209"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9" w:type="pct"/>
            <w:shd w:val="clear" w:color="auto" w:fill="D6E3BC" w:themeFill="accent3" w:themeFillTint="66"/>
          </w:tcPr>
          <w:p w:rsidR="00531F62" w:rsidP="00AE5524" w:rsidRDefault="00531F62" w14:paraId="757463D7" w14:textId="77777777">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2</w:t>
            </w:r>
          </w:p>
        </w:tc>
        <w:tc>
          <w:tcPr>
            <w:tcW w:w="189" w:type="pct"/>
            <w:shd w:val="clear" w:color="auto" w:fill="D6E3BC" w:themeFill="accent3" w:themeFillTint="66"/>
          </w:tcPr>
          <w:p w:rsidRPr="00810DE0" w:rsidR="00531F62" w:rsidP="00AE5524" w:rsidRDefault="00531F62" w14:paraId="0D2728F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3</w:t>
            </w:r>
          </w:p>
        </w:tc>
        <w:tc>
          <w:tcPr>
            <w:tcW w:w="1792" w:type="pct"/>
            <w:shd w:val="clear" w:color="auto" w:fill="D6E3BC" w:themeFill="accent3" w:themeFillTint="66"/>
            <w:noWrap/>
            <w:hideMark/>
          </w:tcPr>
          <w:p w:rsidRPr="005A041C" w:rsidR="00531F62" w:rsidP="00AE5524" w:rsidRDefault="00531F62" w14:paraId="325A668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Entertainment and Mass Media </w:t>
            </w:r>
          </w:p>
        </w:tc>
        <w:tc>
          <w:tcPr>
            <w:tcW w:w="210" w:type="pct"/>
            <w:shd w:val="clear" w:color="auto" w:fill="D6E3BC" w:themeFill="accent3" w:themeFillTint="66"/>
            <w:noWrap/>
            <w:hideMark/>
          </w:tcPr>
          <w:p w:rsidRPr="005A041C" w:rsidR="00531F62" w:rsidP="00AE5524" w:rsidRDefault="00531F62" w14:paraId="511B9BE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210" w:type="pct"/>
            <w:shd w:val="clear" w:color="auto" w:fill="D6E3BC" w:themeFill="accent3" w:themeFillTint="66"/>
            <w:noWrap/>
            <w:hideMark/>
          </w:tcPr>
          <w:p w:rsidRPr="005A041C" w:rsidR="00531F62" w:rsidP="00AE5524" w:rsidRDefault="00531F62" w14:paraId="2B3A12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0" w:type="pct"/>
            <w:shd w:val="clear" w:color="auto" w:fill="D6E3BC" w:themeFill="accent3" w:themeFillTint="66"/>
            <w:noWrap/>
            <w:hideMark/>
          </w:tcPr>
          <w:p w:rsidRPr="005A041C" w:rsidR="00531F62" w:rsidP="00AE5524" w:rsidRDefault="00531F62" w14:paraId="6DEBD53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28" w:type="pct"/>
            <w:shd w:val="clear" w:color="auto" w:fill="D6E3BC" w:themeFill="accent3" w:themeFillTint="66"/>
            <w:noWrap/>
            <w:hideMark/>
          </w:tcPr>
          <w:p w:rsidRPr="005A041C" w:rsidR="00531F62" w:rsidP="00AE5524" w:rsidRDefault="00531F62" w14:paraId="0B603CD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42" w:type="pct"/>
            <w:shd w:val="clear" w:color="auto" w:fill="D6E3BC" w:themeFill="accent3" w:themeFillTint="66"/>
            <w:noWrap/>
            <w:hideMark/>
          </w:tcPr>
          <w:p w:rsidRPr="005A041C" w:rsidR="00531F62" w:rsidP="00AE5524" w:rsidRDefault="00531F62" w14:paraId="060A8FB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43" w:type="pct"/>
            <w:shd w:val="clear" w:color="auto" w:fill="D6E3BC" w:themeFill="accent3" w:themeFillTint="66"/>
            <w:noWrap/>
            <w:hideMark/>
          </w:tcPr>
          <w:p w:rsidRPr="005A041C" w:rsidR="00531F62" w:rsidP="00AE5524" w:rsidRDefault="00531F62" w14:paraId="5E38659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43" w:type="pct"/>
            <w:shd w:val="clear" w:color="auto" w:fill="D6E3BC" w:themeFill="accent3" w:themeFillTint="66"/>
            <w:noWrap/>
            <w:hideMark/>
          </w:tcPr>
          <w:p w:rsidRPr="005A041C" w:rsidR="00531F62" w:rsidP="00AE5524" w:rsidRDefault="00531F62" w14:paraId="349EA40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43" w:type="pct"/>
            <w:shd w:val="clear" w:color="auto" w:fill="D6E3BC" w:themeFill="accent3" w:themeFillTint="66"/>
            <w:noWrap/>
            <w:hideMark/>
          </w:tcPr>
          <w:p w:rsidRPr="005A041C" w:rsidR="00531F62" w:rsidP="00AE5524" w:rsidRDefault="00531F62" w14:paraId="45078DA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531F62" w:rsidTr="00502FFB" w14:paraId="304F89CD"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9" w:type="pct"/>
            <w:shd w:val="clear" w:color="auto" w:fill="D6E3BC" w:themeFill="accent3" w:themeFillTint="66"/>
          </w:tcPr>
          <w:p w:rsidR="00531F62" w:rsidP="00AE5524" w:rsidRDefault="00531F62" w14:paraId="7BDC4BB7" w14:textId="77777777">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3</w:t>
            </w:r>
          </w:p>
        </w:tc>
        <w:tc>
          <w:tcPr>
            <w:tcW w:w="189" w:type="pct"/>
            <w:shd w:val="clear" w:color="auto" w:fill="D6E3BC" w:themeFill="accent3" w:themeFillTint="66"/>
          </w:tcPr>
          <w:p w:rsidRPr="00810DE0" w:rsidR="00531F62" w:rsidP="00AE5524" w:rsidRDefault="00531F62" w14:paraId="4D51B3A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4</w:t>
            </w:r>
          </w:p>
        </w:tc>
        <w:tc>
          <w:tcPr>
            <w:tcW w:w="1792" w:type="pct"/>
            <w:shd w:val="clear" w:color="auto" w:fill="D6E3BC" w:themeFill="accent3" w:themeFillTint="66"/>
            <w:noWrap/>
            <w:hideMark/>
          </w:tcPr>
          <w:p w:rsidRPr="005A041C" w:rsidR="00531F62" w:rsidP="00AE5524" w:rsidRDefault="00531F62" w14:paraId="5264DC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Management and Administration</w:t>
            </w:r>
          </w:p>
        </w:tc>
        <w:tc>
          <w:tcPr>
            <w:tcW w:w="210" w:type="pct"/>
            <w:shd w:val="clear" w:color="auto" w:fill="D6E3BC" w:themeFill="accent3" w:themeFillTint="66"/>
            <w:noWrap/>
            <w:hideMark/>
          </w:tcPr>
          <w:p w:rsidRPr="005A041C" w:rsidR="00531F62" w:rsidP="00AE5524" w:rsidRDefault="00531F62" w14:paraId="0270449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210" w:type="pct"/>
            <w:shd w:val="clear" w:color="auto" w:fill="D6E3BC" w:themeFill="accent3" w:themeFillTint="66"/>
            <w:noWrap/>
            <w:hideMark/>
          </w:tcPr>
          <w:p w:rsidRPr="005A041C" w:rsidR="00531F62" w:rsidP="00AE5524" w:rsidRDefault="00531F62" w14:paraId="2802ED6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0" w:type="pct"/>
            <w:shd w:val="clear" w:color="auto" w:fill="D6E3BC" w:themeFill="accent3" w:themeFillTint="66"/>
            <w:noWrap/>
            <w:hideMark/>
          </w:tcPr>
          <w:p w:rsidRPr="005A041C" w:rsidR="00531F62" w:rsidP="00AE5524" w:rsidRDefault="00531F62" w14:paraId="135A5EE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28" w:type="pct"/>
            <w:shd w:val="clear" w:color="auto" w:fill="D6E3BC" w:themeFill="accent3" w:themeFillTint="66"/>
            <w:noWrap/>
            <w:hideMark/>
          </w:tcPr>
          <w:p w:rsidRPr="005A041C" w:rsidR="00531F62" w:rsidP="00AE5524" w:rsidRDefault="00531F62" w14:paraId="0CF70C7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442" w:type="pct"/>
            <w:shd w:val="clear" w:color="auto" w:fill="D6E3BC" w:themeFill="accent3" w:themeFillTint="66"/>
            <w:noWrap/>
            <w:hideMark/>
          </w:tcPr>
          <w:p w:rsidRPr="005A041C" w:rsidR="00531F62" w:rsidP="00AE5524" w:rsidRDefault="00531F62" w14:paraId="7CA647E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43" w:type="pct"/>
            <w:shd w:val="clear" w:color="auto" w:fill="D6E3BC" w:themeFill="accent3" w:themeFillTint="66"/>
            <w:noWrap/>
            <w:hideMark/>
          </w:tcPr>
          <w:p w:rsidRPr="005A041C" w:rsidR="00531F62" w:rsidP="00AE5524" w:rsidRDefault="00531F62" w14:paraId="12219A3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43" w:type="pct"/>
            <w:shd w:val="clear" w:color="auto" w:fill="D6E3BC" w:themeFill="accent3" w:themeFillTint="66"/>
            <w:noWrap/>
            <w:hideMark/>
          </w:tcPr>
          <w:p w:rsidRPr="005A041C" w:rsidR="00531F62" w:rsidP="00AE5524" w:rsidRDefault="00531F62" w14:paraId="2E25676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43" w:type="pct"/>
            <w:shd w:val="clear" w:color="auto" w:fill="D6E3BC" w:themeFill="accent3" w:themeFillTint="66"/>
            <w:noWrap/>
            <w:hideMark/>
          </w:tcPr>
          <w:p w:rsidRPr="005A041C" w:rsidR="00531F62" w:rsidP="00AE5524" w:rsidRDefault="00531F62" w14:paraId="6BFBA75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531F62" w:rsidTr="00502FFB" w14:paraId="1B780323"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9" w:type="pct"/>
            <w:shd w:val="clear" w:color="auto" w:fill="FBD4B4" w:themeFill="accent6" w:themeFillTint="66"/>
          </w:tcPr>
          <w:p w:rsidRPr="00A54DD1" w:rsidR="00531F62" w:rsidP="00AE5524" w:rsidRDefault="00531F62" w14:paraId="7666452D" w14:textId="77777777">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4</w:t>
            </w:r>
          </w:p>
        </w:tc>
        <w:tc>
          <w:tcPr>
            <w:tcW w:w="189" w:type="pct"/>
            <w:shd w:val="clear" w:color="auto" w:fill="FBD4B4" w:themeFill="accent6" w:themeFillTint="66"/>
          </w:tcPr>
          <w:p w:rsidRPr="00A54DD1" w:rsidR="00531F62" w:rsidP="00AE5524" w:rsidRDefault="00531F62" w14:paraId="4C78C90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IN"/>
              </w:rPr>
            </w:pPr>
            <w:r w:rsidRPr="00A54DD1">
              <w:rPr>
                <w:rFonts w:ascii="Calibri" w:hAnsi="Calibri" w:eastAsia="Times New Roman" w:cs="Calibri"/>
                <w:color w:val="000000"/>
                <w:sz w:val="18"/>
                <w:szCs w:val="18"/>
                <w:lang w:val="en-IN"/>
              </w:rPr>
              <w:t>5</w:t>
            </w:r>
          </w:p>
        </w:tc>
        <w:tc>
          <w:tcPr>
            <w:tcW w:w="1792" w:type="pct"/>
            <w:shd w:val="clear" w:color="auto" w:fill="FBD4B4" w:themeFill="accent6" w:themeFillTint="66"/>
            <w:noWrap/>
            <w:hideMark/>
          </w:tcPr>
          <w:p w:rsidRPr="00531F62" w:rsidR="00531F62" w:rsidP="00AE5524" w:rsidRDefault="00531F62" w14:paraId="50C5112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Banking and Finance</w:t>
            </w:r>
          </w:p>
        </w:tc>
        <w:tc>
          <w:tcPr>
            <w:tcW w:w="210" w:type="pct"/>
            <w:shd w:val="clear" w:color="auto" w:fill="FBD4B4" w:themeFill="accent6" w:themeFillTint="66"/>
            <w:noWrap/>
            <w:hideMark/>
          </w:tcPr>
          <w:p w:rsidRPr="00531F62" w:rsidR="00531F62" w:rsidP="00AE5524" w:rsidRDefault="00531F62" w14:paraId="332F9F1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C</w:t>
            </w:r>
          </w:p>
        </w:tc>
        <w:tc>
          <w:tcPr>
            <w:tcW w:w="210" w:type="pct"/>
            <w:shd w:val="clear" w:color="auto" w:fill="FBD4B4" w:themeFill="accent6" w:themeFillTint="66"/>
            <w:noWrap/>
            <w:hideMark/>
          </w:tcPr>
          <w:p w:rsidRPr="00531F62" w:rsidR="00531F62" w:rsidP="00AE5524" w:rsidRDefault="00531F62" w14:paraId="44F72FB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I</w:t>
            </w:r>
          </w:p>
        </w:tc>
        <w:tc>
          <w:tcPr>
            <w:tcW w:w="210" w:type="pct"/>
            <w:shd w:val="clear" w:color="auto" w:fill="FBD4B4" w:themeFill="accent6" w:themeFillTint="66"/>
            <w:noWrap/>
            <w:hideMark/>
          </w:tcPr>
          <w:p w:rsidRPr="00531F62" w:rsidR="00531F62" w:rsidP="00AE5524" w:rsidRDefault="00531F62" w14:paraId="59EE4AB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E</w:t>
            </w:r>
          </w:p>
        </w:tc>
        <w:tc>
          <w:tcPr>
            <w:tcW w:w="428" w:type="pct"/>
            <w:shd w:val="clear" w:color="auto" w:fill="FBD4B4" w:themeFill="accent6" w:themeFillTint="66"/>
            <w:noWrap/>
            <w:hideMark/>
          </w:tcPr>
          <w:p w:rsidRPr="00531F62" w:rsidR="00531F62" w:rsidP="00AE5524" w:rsidRDefault="00531F62" w14:paraId="25B4E9A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2</w:t>
            </w:r>
          </w:p>
        </w:tc>
        <w:tc>
          <w:tcPr>
            <w:tcW w:w="442" w:type="pct"/>
            <w:shd w:val="clear" w:color="auto" w:fill="FBD4B4" w:themeFill="accent6" w:themeFillTint="66"/>
            <w:noWrap/>
            <w:hideMark/>
          </w:tcPr>
          <w:p w:rsidRPr="00531F62" w:rsidR="00531F62" w:rsidP="00AE5524" w:rsidRDefault="00531F62" w14:paraId="28758F9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 </w:t>
            </w:r>
          </w:p>
        </w:tc>
        <w:tc>
          <w:tcPr>
            <w:tcW w:w="443" w:type="pct"/>
            <w:shd w:val="clear" w:color="auto" w:fill="FBD4B4" w:themeFill="accent6" w:themeFillTint="66"/>
            <w:noWrap/>
            <w:hideMark/>
          </w:tcPr>
          <w:p w:rsidRPr="00531F62" w:rsidR="00531F62" w:rsidP="00AE5524" w:rsidRDefault="00531F62" w14:paraId="4111F2A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1</w:t>
            </w:r>
          </w:p>
        </w:tc>
        <w:tc>
          <w:tcPr>
            <w:tcW w:w="443" w:type="pct"/>
            <w:shd w:val="clear" w:color="auto" w:fill="FBD4B4" w:themeFill="accent6" w:themeFillTint="66"/>
            <w:noWrap/>
            <w:hideMark/>
          </w:tcPr>
          <w:p w:rsidRPr="00531F62" w:rsidR="00531F62" w:rsidP="00AE5524" w:rsidRDefault="00531F62" w14:paraId="68972BB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4</w:t>
            </w:r>
          </w:p>
        </w:tc>
        <w:tc>
          <w:tcPr>
            <w:tcW w:w="443" w:type="pct"/>
            <w:shd w:val="clear" w:color="auto" w:fill="FBD4B4" w:themeFill="accent6" w:themeFillTint="66"/>
            <w:noWrap/>
            <w:hideMark/>
          </w:tcPr>
          <w:p w:rsidRPr="005A041C" w:rsidR="00531F62" w:rsidP="00AE5524" w:rsidRDefault="00531F62" w14:paraId="0A73E72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lang w:val="en-IN"/>
              </w:rPr>
            </w:pPr>
            <w:r w:rsidRPr="005A041C">
              <w:rPr>
                <w:rFonts w:ascii="Calibri" w:hAnsi="Calibri" w:eastAsia="Times New Roman" w:cs="Calibri"/>
                <w:b/>
                <w:bCs/>
                <w:color w:val="000000"/>
                <w:lang w:val="en-IN"/>
              </w:rPr>
              <w:t> </w:t>
            </w:r>
          </w:p>
        </w:tc>
      </w:tr>
      <w:tr w:rsidRPr="005A041C" w:rsidR="00531F62" w:rsidTr="00502FFB" w14:paraId="0274AF98"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9" w:type="pct"/>
            <w:shd w:val="clear" w:color="auto" w:fill="FBD4B4" w:themeFill="accent6" w:themeFillTint="66"/>
          </w:tcPr>
          <w:p w:rsidRPr="00A54DD1" w:rsidR="00531F62" w:rsidP="00AE5524" w:rsidRDefault="00531F62" w14:paraId="661D1720" w14:textId="77777777">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5</w:t>
            </w:r>
          </w:p>
        </w:tc>
        <w:tc>
          <w:tcPr>
            <w:tcW w:w="189" w:type="pct"/>
            <w:shd w:val="clear" w:color="auto" w:fill="FBD4B4" w:themeFill="accent6" w:themeFillTint="66"/>
          </w:tcPr>
          <w:p w:rsidRPr="00A54DD1" w:rsidR="00531F62" w:rsidP="00AE5524" w:rsidRDefault="00531F62" w14:paraId="050D166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IN"/>
              </w:rPr>
            </w:pPr>
            <w:r w:rsidRPr="00A54DD1">
              <w:rPr>
                <w:rFonts w:ascii="Calibri" w:hAnsi="Calibri" w:eastAsia="Times New Roman" w:cs="Calibri"/>
                <w:color w:val="000000"/>
                <w:sz w:val="18"/>
                <w:szCs w:val="18"/>
                <w:lang w:val="en-IN"/>
              </w:rPr>
              <w:t>6</w:t>
            </w:r>
          </w:p>
        </w:tc>
        <w:tc>
          <w:tcPr>
            <w:tcW w:w="1792" w:type="pct"/>
            <w:shd w:val="clear" w:color="auto" w:fill="FBD4B4" w:themeFill="accent6" w:themeFillTint="66"/>
            <w:noWrap/>
            <w:hideMark/>
          </w:tcPr>
          <w:p w:rsidRPr="00531F62" w:rsidR="00531F62" w:rsidP="00AE5524" w:rsidRDefault="00531F62" w14:paraId="6221E10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 xml:space="preserve">LAW Studies </w:t>
            </w:r>
          </w:p>
        </w:tc>
        <w:tc>
          <w:tcPr>
            <w:tcW w:w="210" w:type="pct"/>
            <w:shd w:val="clear" w:color="auto" w:fill="FBD4B4" w:themeFill="accent6" w:themeFillTint="66"/>
            <w:noWrap/>
            <w:hideMark/>
          </w:tcPr>
          <w:p w:rsidRPr="00531F62" w:rsidR="00531F62" w:rsidP="00AE5524" w:rsidRDefault="00531F62" w14:paraId="48C1F74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C</w:t>
            </w:r>
          </w:p>
        </w:tc>
        <w:tc>
          <w:tcPr>
            <w:tcW w:w="210" w:type="pct"/>
            <w:shd w:val="clear" w:color="auto" w:fill="FBD4B4" w:themeFill="accent6" w:themeFillTint="66"/>
            <w:noWrap/>
            <w:hideMark/>
          </w:tcPr>
          <w:p w:rsidRPr="00531F62" w:rsidR="00531F62" w:rsidP="00AE5524" w:rsidRDefault="00531F62" w14:paraId="5438015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I</w:t>
            </w:r>
          </w:p>
        </w:tc>
        <w:tc>
          <w:tcPr>
            <w:tcW w:w="210" w:type="pct"/>
            <w:shd w:val="clear" w:color="auto" w:fill="FBD4B4" w:themeFill="accent6" w:themeFillTint="66"/>
            <w:noWrap/>
            <w:hideMark/>
          </w:tcPr>
          <w:p w:rsidRPr="00531F62" w:rsidR="00531F62" w:rsidP="00AE5524" w:rsidRDefault="00531F62" w14:paraId="03980FF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E</w:t>
            </w:r>
          </w:p>
        </w:tc>
        <w:tc>
          <w:tcPr>
            <w:tcW w:w="428" w:type="pct"/>
            <w:shd w:val="clear" w:color="auto" w:fill="FBD4B4" w:themeFill="accent6" w:themeFillTint="66"/>
            <w:noWrap/>
            <w:hideMark/>
          </w:tcPr>
          <w:p w:rsidRPr="00531F62" w:rsidR="00531F62" w:rsidP="00AE5524" w:rsidRDefault="00531F62" w14:paraId="7BA95AC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4</w:t>
            </w:r>
          </w:p>
        </w:tc>
        <w:tc>
          <w:tcPr>
            <w:tcW w:w="442" w:type="pct"/>
            <w:shd w:val="clear" w:color="auto" w:fill="FBD4B4" w:themeFill="accent6" w:themeFillTint="66"/>
            <w:noWrap/>
            <w:hideMark/>
          </w:tcPr>
          <w:p w:rsidRPr="00531F62" w:rsidR="00531F62" w:rsidP="00AE5524" w:rsidRDefault="00531F62" w14:paraId="2B0BB12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5</w:t>
            </w:r>
          </w:p>
        </w:tc>
        <w:tc>
          <w:tcPr>
            <w:tcW w:w="443" w:type="pct"/>
            <w:shd w:val="clear" w:color="auto" w:fill="FBD4B4" w:themeFill="accent6" w:themeFillTint="66"/>
            <w:noWrap/>
            <w:hideMark/>
          </w:tcPr>
          <w:p w:rsidRPr="00531F62" w:rsidR="00531F62" w:rsidP="00AE5524" w:rsidRDefault="00531F62" w14:paraId="7A96DAC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 </w:t>
            </w:r>
          </w:p>
        </w:tc>
        <w:tc>
          <w:tcPr>
            <w:tcW w:w="443" w:type="pct"/>
            <w:shd w:val="clear" w:color="auto" w:fill="FBD4B4" w:themeFill="accent6" w:themeFillTint="66"/>
            <w:noWrap/>
            <w:hideMark/>
          </w:tcPr>
          <w:p w:rsidRPr="00531F62" w:rsidR="00531F62" w:rsidP="00AE5524" w:rsidRDefault="00531F62" w14:paraId="085439C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3</w:t>
            </w:r>
          </w:p>
        </w:tc>
        <w:tc>
          <w:tcPr>
            <w:tcW w:w="443" w:type="pct"/>
            <w:shd w:val="clear" w:color="auto" w:fill="FBD4B4" w:themeFill="accent6" w:themeFillTint="66"/>
            <w:noWrap/>
            <w:hideMark/>
          </w:tcPr>
          <w:p w:rsidRPr="005A041C" w:rsidR="00531F62" w:rsidP="00AE5524" w:rsidRDefault="00531F62" w14:paraId="2239120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lang w:val="en-IN"/>
              </w:rPr>
            </w:pPr>
            <w:r w:rsidRPr="005A041C">
              <w:rPr>
                <w:rFonts w:ascii="Calibri" w:hAnsi="Calibri" w:eastAsia="Times New Roman" w:cs="Calibri"/>
                <w:b/>
                <w:bCs/>
                <w:color w:val="000000"/>
                <w:lang w:val="en-IN"/>
              </w:rPr>
              <w:t> </w:t>
            </w:r>
          </w:p>
        </w:tc>
      </w:tr>
      <w:tr w:rsidRPr="005A041C" w:rsidR="00531F62" w:rsidTr="00502FFB" w14:paraId="5152D931"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9" w:type="pct"/>
            <w:shd w:val="clear" w:color="auto" w:fill="FBD4B4" w:themeFill="accent6" w:themeFillTint="66"/>
          </w:tcPr>
          <w:p w:rsidRPr="00A54DD1" w:rsidR="00531F62" w:rsidP="00AE5524" w:rsidRDefault="00531F62" w14:paraId="51811E07" w14:textId="77777777">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6</w:t>
            </w:r>
          </w:p>
        </w:tc>
        <w:tc>
          <w:tcPr>
            <w:tcW w:w="189" w:type="pct"/>
            <w:shd w:val="clear" w:color="auto" w:fill="FBD4B4" w:themeFill="accent6" w:themeFillTint="66"/>
          </w:tcPr>
          <w:p w:rsidRPr="00A54DD1" w:rsidR="00531F62" w:rsidP="00AE5524" w:rsidRDefault="00531F62" w14:paraId="6169DB2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IN"/>
              </w:rPr>
            </w:pPr>
            <w:r w:rsidRPr="00A54DD1">
              <w:rPr>
                <w:rFonts w:ascii="Calibri" w:hAnsi="Calibri" w:eastAsia="Times New Roman" w:cs="Calibri"/>
                <w:color w:val="000000"/>
                <w:sz w:val="18"/>
                <w:szCs w:val="18"/>
                <w:lang w:val="en-IN"/>
              </w:rPr>
              <w:t>7</w:t>
            </w:r>
          </w:p>
        </w:tc>
        <w:tc>
          <w:tcPr>
            <w:tcW w:w="1792" w:type="pct"/>
            <w:shd w:val="clear" w:color="auto" w:fill="FBD4B4" w:themeFill="accent6" w:themeFillTint="66"/>
            <w:noWrap/>
            <w:hideMark/>
          </w:tcPr>
          <w:p w:rsidRPr="00531F62" w:rsidR="00531F62" w:rsidP="00AE5524" w:rsidRDefault="00531F62" w14:paraId="3508FAC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Government and Public Administration</w:t>
            </w:r>
          </w:p>
        </w:tc>
        <w:tc>
          <w:tcPr>
            <w:tcW w:w="210" w:type="pct"/>
            <w:shd w:val="clear" w:color="auto" w:fill="FBD4B4" w:themeFill="accent6" w:themeFillTint="66"/>
            <w:noWrap/>
            <w:hideMark/>
          </w:tcPr>
          <w:p w:rsidRPr="00531F62" w:rsidR="00531F62" w:rsidP="00AE5524" w:rsidRDefault="00531F62" w14:paraId="348A549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C</w:t>
            </w:r>
          </w:p>
        </w:tc>
        <w:tc>
          <w:tcPr>
            <w:tcW w:w="210" w:type="pct"/>
            <w:shd w:val="clear" w:color="auto" w:fill="FBD4B4" w:themeFill="accent6" w:themeFillTint="66"/>
            <w:noWrap/>
            <w:hideMark/>
          </w:tcPr>
          <w:p w:rsidRPr="00531F62" w:rsidR="00531F62" w:rsidP="00AE5524" w:rsidRDefault="00531F62" w14:paraId="39DB7DE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I</w:t>
            </w:r>
          </w:p>
        </w:tc>
        <w:tc>
          <w:tcPr>
            <w:tcW w:w="210" w:type="pct"/>
            <w:shd w:val="clear" w:color="auto" w:fill="FBD4B4" w:themeFill="accent6" w:themeFillTint="66"/>
            <w:noWrap/>
            <w:hideMark/>
          </w:tcPr>
          <w:p w:rsidRPr="00531F62" w:rsidR="00531F62" w:rsidP="00AE5524" w:rsidRDefault="00531F62" w14:paraId="347982A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E</w:t>
            </w:r>
          </w:p>
        </w:tc>
        <w:tc>
          <w:tcPr>
            <w:tcW w:w="428" w:type="pct"/>
            <w:shd w:val="clear" w:color="auto" w:fill="FBD4B4" w:themeFill="accent6" w:themeFillTint="66"/>
            <w:noWrap/>
            <w:hideMark/>
          </w:tcPr>
          <w:p w:rsidRPr="00531F62" w:rsidR="00531F62" w:rsidP="00AE5524" w:rsidRDefault="00531F62" w14:paraId="3495E69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4</w:t>
            </w:r>
          </w:p>
        </w:tc>
        <w:tc>
          <w:tcPr>
            <w:tcW w:w="442" w:type="pct"/>
            <w:shd w:val="clear" w:color="auto" w:fill="FBD4B4" w:themeFill="accent6" w:themeFillTint="66"/>
            <w:noWrap/>
            <w:hideMark/>
          </w:tcPr>
          <w:p w:rsidRPr="00531F62" w:rsidR="00531F62" w:rsidP="00AE5524" w:rsidRDefault="00531F62" w14:paraId="75BBB88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 </w:t>
            </w:r>
          </w:p>
        </w:tc>
        <w:tc>
          <w:tcPr>
            <w:tcW w:w="443" w:type="pct"/>
            <w:shd w:val="clear" w:color="auto" w:fill="FBD4B4" w:themeFill="accent6" w:themeFillTint="66"/>
            <w:noWrap/>
            <w:hideMark/>
          </w:tcPr>
          <w:p w:rsidRPr="00531F62" w:rsidR="00531F62" w:rsidP="00AE5524" w:rsidRDefault="00531F62" w14:paraId="3DA2B0B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5</w:t>
            </w:r>
          </w:p>
        </w:tc>
        <w:tc>
          <w:tcPr>
            <w:tcW w:w="443" w:type="pct"/>
            <w:shd w:val="clear" w:color="auto" w:fill="FBD4B4" w:themeFill="accent6" w:themeFillTint="66"/>
            <w:noWrap/>
            <w:hideMark/>
          </w:tcPr>
          <w:p w:rsidRPr="00531F62" w:rsidR="00531F62" w:rsidP="00AE5524" w:rsidRDefault="00531F62" w14:paraId="256233A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31F62">
              <w:rPr>
                <w:rFonts w:ascii="Calibri" w:hAnsi="Calibri" w:eastAsia="Times New Roman" w:cs="Calibri"/>
                <w:color w:val="000000"/>
                <w:lang w:val="en-IN"/>
              </w:rPr>
              <w:t>3</w:t>
            </w:r>
          </w:p>
        </w:tc>
        <w:tc>
          <w:tcPr>
            <w:tcW w:w="443" w:type="pct"/>
            <w:shd w:val="clear" w:color="auto" w:fill="FBD4B4" w:themeFill="accent6" w:themeFillTint="66"/>
            <w:noWrap/>
            <w:hideMark/>
          </w:tcPr>
          <w:p w:rsidRPr="005A041C" w:rsidR="00531F62" w:rsidP="00AE5524" w:rsidRDefault="00531F62" w14:paraId="43633E1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lang w:val="en-IN"/>
              </w:rPr>
            </w:pPr>
            <w:r w:rsidRPr="005A041C">
              <w:rPr>
                <w:rFonts w:ascii="Calibri" w:hAnsi="Calibri" w:eastAsia="Times New Roman" w:cs="Calibri"/>
                <w:b/>
                <w:bCs/>
                <w:color w:val="000000"/>
                <w:lang w:val="en-IN"/>
              </w:rPr>
              <w:t> </w:t>
            </w:r>
          </w:p>
        </w:tc>
      </w:tr>
      <w:tr w:rsidRPr="005A041C" w:rsidR="00531F62" w:rsidTr="00531F62" w14:paraId="7FF3FAAF"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9" w:type="pct"/>
            <w:shd w:val="clear" w:color="auto" w:fill="E5B8B7" w:themeFill="accent2" w:themeFillTint="66"/>
          </w:tcPr>
          <w:p w:rsidR="00531F62" w:rsidP="00AE5524" w:rsidRDefault="00531F62" w14:paraId="726313E6" w14:textId="41317E21">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7</w:t>
            </w:r>
          </w:p>
        </w:tc>
        <w:tc>
          <w:tcPr>
            <w:tcW w:w="189" w:type="pct"/>
            <w:shd w:val="clear" w:color="auto" w:fill="E5B8B7" w:themeFill="accent2" w:themeFillTint="66"/>
          </w:tcPr>
          <w:p w:rsidRPr="00810DE0" w:rsidR="00531F62" w:rsidP="00AE5524" w:rsidRDefault="00531F62" w14:paraId="5DFF5C5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8</w:t>
            </w:r>
          </w:p>
        </w:tc>
        <w:tc>
          <w:tcPr>
            <w:tcW w:w="1792" w:type="pct"/>
            <w:shd w:val="clear" w:color="auto" w:fill="E5B8B7" w:themeFill="accent2" w:themeFillTint="66"/>
            <w:noWrap/>
            <w:hideMark/>
          </w:tcPr>
          <w:p w:rsidRPr="005A041C" w:rsidR="00531F62" w:rsidP="00AE5524" w:rsidRDefault="00531F62" w14:paraId="28870E5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Marketing </w:t>
            </w:r>
          </w:p>
        </w:tc>
        <w:tc>
          <w:tcPr>
            <w:tcW w:w="210" w:type="pct"/>
            <w:shd w:val="clear" w:color="auto" w:fill="E5B8B7" w:themeFill="accent2" w:themeFillTint="66"/>
            <w:noWrap/>
            <w:hideMark/>
          </w:tcPr>
          <w:p w:rsidRPr="005A041C" w:rsidR="00531F62" w:rsidP="00AE5524" w:rsidRDefault="00531F62" w14:paraId="603ED09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0" w:type="pct"/>
            <w:shd w:val="clear" w:color="auto" w:fill="E5B8B7" w:themeFill="accent2" w:themeFillTint="66"/>
            <w:noWrap/>
            <w:hideMark/>
          </w:tcPr>
          <w:p w:rsidRPr="005A041C" w:rsidR="00531F62" w:rsidP="00AE5524" w:rsidRDefault="00531F62" w14:paraId="64D408C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0" w:type="pct"/>
            <w:shd w:val="clear" w:color="auto" w:fill="E5B8B7" w:themeFill="accent2" w:themeFillTint="66"/>
            <w:noWrap/>
            <w:hideMark/>
          </w:tcPr>
          <w:p w:rsidRPr="005A041C" w:rsidR="00531F62" w:rsidP="00AE5524" w:rsidRDefault="00531F62" w14:paraId="35621D7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28" w:type="pct"/>
            <w:shd w:val="clear" w:color="auto" w:fill="E5B8B7" w:themeFill="accent2" w:themeFillTint="66"/>
            <w:noWrap/>
            <w:hideMark/>
          </w:tcPr>
          <w:p w:rsidRPr="005A041C" w:rsidR="00531F62" w:rsidP="00AE5524" w:rsidRDefault="00531F62" w14:paraId="1011A0F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42" w:type="pct"/>
            <w:shd w:val="clear" w:color="auto" w:fill="E5B8B7" w:themeFill="accent2" w:themeFillTint="66"/>
            <w:noWrap/>
            <w:hideMark/>
          </w:tcPr>
          <w:p w:rsidRPr="005A041C" w:rsidR="00531F62" w:rsidP="00AE5524" w:rsidRDefault="00531F62" w14:paraId="0F59272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43" w:type="pct"/>
            <w:shd w:val="clear" w:color="auto" w:fill="E5B8B7" w:themeFill="accent2" w:themeFillTint="66"/>
            <w:noWrap/>
            <w:hideMark/>
          </w:tcPr>
          <w:p w:rsidRPr="005A041C" w:rsidR="00531F62" w:rsidP="00AE5524" w:rsidRDefault="00531F62" w14:paraId="6A3FF3E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43" w:type="pct"/>
            <w:shd w:val="clear" w:color="auto" w:fill="E5B8B7" w:themeFill="accent2" w:themeFillTint="66"/>
            <w:noWrap/>
            <w:hideMark/>
          </w:tcPr>
          <w:p w:rsidRPr="005A041C" w:rsidR="00531F62" w:rsidP="00AE5524" w:rsidRDefault="00531F62" w14:paraId="327DFFD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43" w:type="pct"/>
            <w:shd w:val="clear" w:color="auto" w:fill="E5B8B7" w:themeFill="accent2" w:themeFillTint="66"/>
            <w:noWrap/>
            <w:hideMark/>
          </w:tcPr>
          <w:p w:rsidRPr="005A041C" w:rsidR="00531F62" w:rsidP="00AE5524" w:rsidRDefault="00531F62" w14:paraId="26CC1FF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531F62" w:rsidTr="00877207" w14:paraId="7AD8CD9D"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9" w:type="pct"/>
            <w:shd w:val="clear" w:color="auto" w:fill="E5B8B7" w:themeFill="accent2" w:themeFillTint="66"/>
          </w:tcPr>
          <w:p w:rsidR="00531F62" w:rsidP="00AE5524" w:rsidRDefault="00877207" w14:paraId="4DE4FA3E" w14:textId="3B630F91">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9</w:t>
            </w:r>
          </w:p>
        </w:tc>
        <w:tc>
          <w:tcPr>
            <w:tcW w:w="189" w:type="pct"/>
            <w:shd w:val="clear" w:color="auto" w:fill="E5B8B7" w:themeFill="accent2" w:themeFillTint="66"/>
          </w:tcPr>
          <w:p w:rsidRPr="00810DE0" w:rsidR="00531F62" w:rsidP="00AE5524" w:rsidRDefault="00531F62" w14:paraId="6461014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9</w:t>
            </w:r>
          </w:p>
        </w:tc>
        <w:tc>
          <w:tcPr>
            <w:tcW w:w="1792" w:type="pct"/>
            <w:shd w:val="clear" w:color="auto" w:fill="E5B8B7" w:themeFill="accent2" w:themeFillTint="66"/>
            <w:noWrap/>
            <w:hideMark/>
          </w:tcPr>
          <w:p w:rsidRPr="005A041C" w:rsidR="00531F62" w:rsidP="00AE5524" w:rsidRDefault="00531F62" w14:paraId="787BCC9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Entrepreneurship</w:t>
            </w:r>
          </w:p>
        </w:tc>
        <w:tc>
          <w:tcPr>
            <w:tcW w:w="210" w:type="pct"/>
            <w:shd w:val="clear" w:color="auto" w:fill="E5B8B7" w:themeFill="accent2" w:themeFillTint="66"/>
            <w:noWrap/>
            <w:hideMark/>
          </w:tcPr>
          <w:p w:rsidRPr="005A041C" w:rsidR="00531F62" w:rsidP="00AE5524" w:rsidRDefault="00531F62" w14:paraId="406408E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0" w:type="pct"/>
            <w:shd w:val="clear" w:color="auto" w:fill="E5B8B7" w:themeFill="accent2" w:themeFillTint="66"/>
            <w:noWrap/>
            <w:hideMark/>
          </w:tcPr>
          <w:p w:rsidRPr="005A041C" w:rsidR="00531F62" w:rsidP="00AE5524" w:rsidRDefault="00531F62" w14:paraId="58B7711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0" w:type="pct"/>
            <w:shd w:val="clear" w:color="auto" w:fill="E5B8B7" w:themeFill="accent2" w:themeFillTint="66"/>
            <w:noWrap/>
            <w:hideMark/>
          </w:tcPr>
          <w:p w:rsidRPr="005A041C" w:rsidR="00531F62" w:rsidP="00AE5524" w:rsidRDefault="00531F62" w14:paraId="107A8F5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28" w:type="pct"/>
            <w:shd w:val="clear" w:color="auto" w:fill="E5B8B7" w:themeFill="accent2" w:themeFillTint="66"/>
            <w:noWrap/>
            <w:hideMark/>
          </w:tcPr>
          <w:p w:rsidRPr="005A041C" w:rsidR="00531F62" w:rsidP="00AE5524" w:rsidRDefault="00531F62" w14:paraId="48DAE75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42" w:type="pct"/>
            <w:shd w:val="clear" w:color="auto" w:fill="E5B8B7" w:themeFill="accent2" w:themeFillTint="66"/>
            <w:noWrap/>
            <w:hideMark/>
          </w:tcPr>
          <w:p w:rsidRPr="005A041C" w:rsidR="00531F62" w:rsidP="00AE5524" w:rsidRDefault="00531F62" w14:paraId="10E98E1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43" w:type="pct"/>
            <w:shd w:val="clear" w:color="auto" w:fill="E5B8B7" w:themeFill="accent2" w:themeFillTint="66"/>
            <w:noWrap/>
            <w:hideMark/>
          </w:tcPr>
          <w:p w:rsidRPr="005A041C" w:rsidR="00531F62" w:rsidP="00AE5524" w:rsidRDefault="00531F62" w14:paraId="6AFC8C2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43" w:type="pct"/>
            <w:shd w:val="clear" w:color="auto" w:fill="E5B8B7" w:themeFill="accent2" w:themeFillTint="66"/>
            <w:noWrap/>
            <w:hideMark/>
          </w:tcPr>
          <w:p w:rsidRPr="005A041C" w:rsidR="00531F62" w:rsidP="00AE5524" w:rsidRDefault="00531F62" w14:paraId="759A7E4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43" w:type="pct"/>
            <w:shd w:val="clear" w:color="auto" w:fill="E5B8B7" w:themeFill="accent2" w:themeFillTint="66"/>
            <w:noWrap/>
            <w:hideMark/>
          </w:tcPr>
          <w:p w:rsidRPr="005A041C" w:rsidR="00531F62" w:rsidP="00AE5524" w:rsidRDefault="00531F62" w14:paraId="42EC35C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531F62" w:rsidTr="00502FFB" w14:paraId="5FCB2953"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9" w:type="pct"/>
          </w:tcPr>
          <w:p w:rsidR="00531F62" w:rsidP="00AE5524" w:rsidRDefault="00531F62" w14:paraId="6A54FF90" w14:textId="77777777">
            <w:pPr>
              <w:rPr>
                <w:rFonts w:ascii="Calibri" w:hAnsi="Calibri" w:eastAsia="Times New Roman" w:cs="Calibri"/>
                <w:color w:val="000000"/>
                <w:sz w:val="18"/>
                <w:szCs w:val="18"/>
                <w:lang w:val="en-IN"/>
              </w:rPr>
            </w:pPr>
          </w:p>
        </w:tc>
        <w:tc>
          <w:tcPr>
            <w:tcW w:w="189" w:type="pct"/>
          </w:tcPr>
          <w:p w:rsidRPr="00810DE0" w:rsidR="00531F62" w:rsidP="00AE5524" w:rsidRDefault="00531F62" w14:paraId="59DD172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10</w:t>
            </w:r>
          </w:p>
        </w:tc>
        <w:tc>
          <w:tcPr>
            <w:tcW w:w="1792" w:type="pct"/>
            <w:noWrap/>
            <w:hideMark/>
          </w:tcPr>
          <w:p w:rsidRPr="005A041C" w:rsidR="00531F62" w:rsidP="00AE5524" w:rsidRDefault="00531F62" w14:paraId="11CDCC7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Sales</w:t>
            </w:r>
          </w:p>
        </w:tc>
        <w:tc>
          <w:tcPr>
            <w:tcW w:w="210" w:type="pct"/>
            <w:noWrap/>
            <w:hideMark/>
          </w:tcPr>
          <w:p w:rsidRPr="005A041C" w:rsidR="00531F62" w:rsidP="00AE5524" w:rsidRDefault="00531F62" w14:paraId="1F2AE6C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0" w:type="pct"/>
            <w:noWrap/>
            <w:hideMark/>
          </w:tcPr>
          <w:p w:rsidRPr="005A041C" w:rsidR="00531F62" w:rsidP="00AE5524" w:rsidRDefault="00531F62" w14:paraId="4BE3199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0" w:type="pct"/>
            <w:noWrap/>
            <w:hideMark/>
          </w:tcPr>
          <w:p w:rsidRPr="005A041C" w:rsidR="00531F62" w:rsidP="00AE5524" w:rsidRDefault="00531F62" w14:paraId="62594E0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28" w:type="pct"/>
            <w:noWrap/>
            <w:hideMark/>
          </w:tcPr>
          <w:p w:rsidRPr="005A041C" w:rsidR="00531F62" w:rsidP="00AE5524" w:rsidRDefault="00531F62" w14:paraId="171462A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42" w:type="pct"/>
            <w:noWrap/>
            <w:hideMark/>
          </w:tcPr>
          <w:p w:rsidRPr="005A041C" w:rsidR="00531F62" w:rsidP="00AE5524" w:rsidRDefault="00531F62" w14:paraId="0418716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43" w:type="pct"/>
            <w:noWrap/>
            <w:hideMark/>
          </w:tcPr>
          <w:p w:rsidRPr="005A041C" w:rsidR="00531F62" w:rsidP="00AE5524" w:rsidRDefault="00531F62" w14:paraId="38C3A87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43" w:type="pct"/>
            <w:noWrap/>
            <w:hideMark/>
          </w:tcPr>
          <w:p w:rsidRPr="005A041C" w:rsidR="00531F62" w:rsidP="00AE5524" w:rsidRDefault="00531F62" w14:paraId="452245C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43" w:type="pct"/>
            <w:noWrap/>
            <w:hideMark/>
          </w:tcPr>
          <w:p w:rsidRPr="005A041C" w:rsidR="00531F62" w:rsidP="00AE5524" w:rsidRDefault="00531F62" w14:paraId="4EDBC2C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bl>
    <w:p w:rsidR="00C8545D" w:rsidP="00AE5524" w:rsidRDefault="00C8545D" w14:paraId="50A0B377" w14:textId="543772CF"/>
    <w:p w:rsidRPr="005B095E" w:rsidR="003B13DD" w:rsidP="00AE5524" w:rsidRDefault="003B13DD" w14:paraId="52DA32D7" w14:textId="75194EFD">
      <w:pPr>
        <w:pStyle w:val="ListParagraph"/>
        <w:numPr>
          <w:ilvl w:val="0"/>
          <w:numId w:val="20"/>
        </w:numPr>
      </w:pPr>
      <w:r>
        <w:t xml:space="preserve">Select pathways where </w:t>
      </w:r>
      <w:r w:rsidR="00045D3C">
        <w:t>ONLY 1</w:t>
      </w:r>
      <w:r w:rsidRPr="00045D3C" w:rsidR="00045D3C">
        <w:rPr>
          <w:vertAlign w:val="superscript"/>
        </w:rPr>
        <w:t>st</w:t>
      </w:r>
      <w:r w:rsidR="00045D3C">
        <w:t xml:space="preserve"> personality is </w:t>
      </w:r>
      <w:r>
        <w:t>present (</w:t>
      </w:r>
      <w:r w:rsidRPr="00B11238">
        <w:rPr>
          <w:color w:val="4F81BD" w:themeColor="accent1"/>
        </w:rPr>
        <w:t>order of importance:</w:t>
      </w:r>
      <w:r w:rsidR="00045D3C">
        <w:rPr>
          <w:color w:val="4F81BD" w:themeColor="accent1"/>
        </w:rPr>
        <w:t>1, _1_,</w:t>
      </w:r>
      <w:r>
        <w:rPr>
          <w:color w:val="4F81BD" w:themeColor="accent1"/>
        </w:rPr>
        <w:t>)</w:t>
      </w:r>
    </w:p>
    <w:p w:rsidR="003B13DD" w:rsidP="00AE5524" w:rsidRDefault="003B13DD" w14:paraId="17DD3A86" w14:textId="557BA773">
      <w:pPr>
        <w:ind w:left="720" w:firstLine="720"/>
      </w:pPr>
      <w:r w:rsidRPr="7C15921F">
        <w:rPr>
          <w:lang w:val="en-US"/>
        </w:rPr>
        <w:t>In case of Student X the combination will be (</w:t>
      </w:r>
      <w:r w:rsidRPr="7C15921F" w:rsidR="00045D3C">
        <w:rPr>
          <w:lang w:val="en-US"/>
        </w:rPr>
        <w:t>A</w:t>
      </w:r>
      <w:r w:rsidRPr="7C15921F">
        <w:rPr>
          <w:lang w:val="en-US"/>
        </w:rPr>
        <w:t xml:space="preserve">, </w:t>
      </w:r>
      <w:r w:rsidRPr="7C15921F" w:rsidR="00045D3C">
        <w:rPr>
          <w:lang w:val="en-US"/>
        </w:rPr>
        <w:t>_A_</w:t>
      </w:r>
      <w:r w:rsidRPr="7C15921F">
        <w:rPr>
          <w:lang w:val="en-US"/>
        </w:rPr>
        <w:t>)</w:t>
      </w:r>
    </w:p>
    <w:p w:rsidR="003B13DD" w:rsidP="00AE5524" w:rsidRDefault="00DD3FBD" w14:paraId="1D1AE70C" w14:textId="6E2F1071">
      <w:pPr>
        <w:ind w:left="720" w:firstLine="720"/>
      </w:pPr>
      <w:r w:rsidRPr="7C15921F">
        <w:rPr>
          <w:lang w:val="en-US"/>
        </w:rPr>
        <w:t>Least suited 2</w:t>
      </w:r>
      <w:r w:rsidRPr="7C15921F">
        <w:rPr>
          <w:vertAlign w:val="superscript"/>
          <w:lang w:val="en-US"/>
        </w:rPr>
        <w:t>nd</w:t>
      </w:r>
      <w:r w:rsidRPr="7C15921F">
        <w:rPr>
          <w:lang w:val="en-US"/>
        </w:rPr>
        <w:t xml:space="preserve"> </w:t>
      </w:r>
      <w:r w:rsidRPr="7C15921F" w:rsidR="003B13DD">
        <w:rPr>
          <w:lang w:val="en-US"/>
        </w:rPr>
        <w:t xml:space="preserve">: Pathway number </w:t>
      </w:r>
      <w:r w:rsidRPr="7C15921F">
        <w:rPr>
          <w:lang w:val="en-US"/>
        </w:rPr>
        <w:t>1 Architecture</w:t>
      </w:r>
      <w:r w:rsidRPr="7C15921F" w:rsidR="003B13DD">
        <w:rPr>
          <w:lang w:val="en-US"/>
        </w:rPr>
        <w:t xml:space="preserve"> </w:t>
      </w:r>
    </w:p>
    <w:p w:rsidR="003B13DD" w:rsidP="00AE5524" w:rsidRDefault="003B13DD" w14:paraId="43278EFA" w14:textId="77777777"/>
    <w:p w:rsidRPr="005B095E" w:rsidR="00DD3FBD" w:rsidP="00AE5524" w:rsidRDefault="00DD3FBD" w14:paraId="07E193CF" w14:textId="24C9330C">
      <w:pPr>
        <w:pStyle w:val="ListParagraph"/>
        <w:numPr>
          <w:ilvl w:val="0"/>
          <w:numId w:val="20"/>
        </w:numPr>
      </w:pPr>
      <w:r>
        <w:t>Select pathways where ONLY 2</w:t>
      </w:r>
      <w:r w:rsidR="00B8596F">
        <w:rPr>
          <w:vertAlign w:val="superscript"/>
        </w:rPr>
        <w:t>nd</w:t>
      </w:r>
      <w:r>
        <w:t xml:space="preserve"> personality is present (</w:t>
      </w:r>
      <w:r w:rsidRPr="00B11238">
        <w:rPr>
          <w:color w:val="4F81BD" w:themeColor="accent1"/>
        </w:rPr>
        <w:t>order of importance:</w:t>
      </w:r>
      <w:r>
        <w:rPr>
          <w:color w:val="4F81BD" w:themeColor="accent1"/>
        </w:rPr>
        <w:t>2, _2_,)</w:t>
      </w:r>
    </w:p>
    <w:p w:rsidR="00DD3FBD" w:rsidP="00AE5524" w:rsidRDefault="00DD3FBD" w14:paraId="73F03121" w14:textId="07D48EC8">
      <w:pPr>
        <w:ind w:left="720" w:firstLine="720"/>
      </w:pPr>
      <w:r w:rsidRPr="7C15921F">
        <w:rPr>
          <w:lang w:val="en-US"/>
        </w:rPr>
        <w:t>In case of Student X the combination will be (C, _C_,)</w:t>
      </w:r>
    </w:p>
    <w:p w:rsidR="00DD3FBD" w:rsidP="00AE5524" w:rsidRDefault="00AD204C" w14:paraId="4D3F13A6" w14:textId="4F6981A6">
      <w:pPr>
        <w:ind w:left="720" w:firstLine="720"/>
      </w:pPr>
      <w:r w:rsidRPr="7C15921F">
        <w:rPr>
          <w:lang w:val="en-US"/>
        </w:rPr>
        <w:t>There is no such combination in present scenario</w:t>
      </w:r>
      <w:r w:rsidRPr="7C15921F" w:rsidR="00B8596F">
        <w:rPr>
          <w:lang w:val="en-US"/>
        </w:rPr>
        <w:t>.</w:t>
      </w:r>
    </w:p>
    <w:p w:rsidR="00B8596F" w:rsidP="00AE5524" w:rsidRDefault="00B8596F" w14:paraId="0D5F64A9" w14:textId="77777777">
      <w:pPr>
        <w:ind w:left="720" w:firstLine="720"/>
      </w:pPr>
    </w:p>
    <w:p w:rsidRPr="005B095E" w:rsidR="00B8596F" w:rsidP="00AE5524" w:rsidRDefault="00B8596F" w14:paraId="163E58C6" w14:textId="695E30EA">
      <w:pPr>
        <w:pStyle w:val="ListParagraph"/>
        <w:numPr>
          <w:ilvl w:val="0"/>
          <w:numId w:val="20"/>
        </w:numPr>
      </w:pPr>
      <w:r w:rsidRPr="7C15921F">
        <w:rPr>
          <w:lang w:val="en-US"/>
        </w:rPr>
        <w:t>Select pathways where ONLY 3</w:t>
      </w:r>
      <w:r w:rsidRPr="7C15921F">
        <w:rPr>
          <w:vertAlign w:val="superscript"/>
          <w:lang w:val="en-US"/>
        </w:rPr>
        <w:t>rd</w:t>
      </w:r>
      <w:r w:rsidRPr="7C15921F">
        <w:rPr>
          <w:lang w:val="en-US"/>
        </w:rPr>
        <w:t xml:space="preserve">  personality is present (</w:t>
      </w:r>
      <w:r w:rsidRPr="7C15921F">
        <w:rPr>
          <w:color w:val="4F81BD" w:themeColor="accent1"/>
          <w:lang w:val="en-US"/>
        </w:rPr>
        <w:t>order of importance:3, _3_,)</w:t>
      </w:r>
    </w:p>
    <w:p w:rsidR="00B8596F" w:rsidP="00AE5524" w:rsidRDefault="00B8596F" w14:paraId="70E06231" w14:textId="46FB8C76">
      <w:pPr>
        <w:ind w:left="720" w:firstLine="720"/>
      </w:pPr>
      <w:r w:rsidRPr="7C15921F">
        <w:rPr>
          <w:lang w:val="en-US"/>
        </w:rPr>
        <w:t>In case of Student X the combination will be (E, _E_,)</w:t>
      </w:r>
    </w:p>
    <w:p w:rsidR="00B8596F" w:rsidP="00AE5524" w:rsidRDefault="000939D4" w14:paraId="6B23EFD4" w14:textId="4A7E31A1">
      <w:pPr>
        <w:ind w:left="720" w:firstLine="720"/>
      </w:pPr>
      <w:r>
        <w:t>W</w:t>
      </w:r>
      <w:r w:rsidR="00B334C4">
        <w:t>e See pathway 9 and 10 matching the sequence</w:t>
      </w:r>
      <w:r w:rsidR="00327CA2">
        <w:t>.</w:t>
      </w:r>
    </w:p>
    <w:p w:rsidR="00327CA2" w:rsidP="00AE5524" w:rsidRDefault="00327CA2" w14:paraId="2B8C6BB0" w14:textId="77777777">
      <w:pPr>
        <w:ind w:left="720" w:firstLine="720"/>
      </w:pPr>
    </w:p>
    <w:p w:rsidRPr="001135BC" w:rsidR="00327CA2" w:rsidP="0E4DAA93" w:rsidRDefault="00F46B85" w14:paraId="7ABAEBFF" w14:textId="1BB97773" w14:noSpellErr="1">
      <w:pPr>
        <w:ind w:left="720" w:firstLine="720"/>
        <w:rPr>
          <w:b w:val="1"/>
          <w:bCs w:val="1"/>
          <w:lang w:val="en-US"/>
        </w:rPr>
      </w:pPr>
      <w:r w:rsidRPr="0E4DAA93" w:rsidR="00F46B85">
        <w:rPr>
          <w:b w:val="1"/>
          <w:bCs w:val="1"/>
          <w:lang w:val="en-US"/>
        </w:rPr>
        <w:t>Hence apply tie breaker logic.</w:t>
      </w:r>
    </w:p>
    <w:p w:rsidRPr="001135BC" w:rsidR="00F46B85" w:rsidP="00AE5524" w:rsidRDefault="00F46B85" w14:paraId="607F7612" w14:textId="77777777">
      <w:pPr>
        <w:ind w:left="720" w:firstLine="720"/>
        <w:rPr>
          <w:b/>
          <w:bCs/>
        </w:rPr>
      </w:pPr>
    </w:p>
    <w:p w:rsidRPr="001135BC" w:rsidR="001F479A" w:rsidP="7C15921F" w:rsidRDefault="001F479A" w14:paraId="01D66931" w14:textId="6986236A">
      <w:pPr>
        <w:ind w:left="720" w:firstLine="720"/>
        <w:rPr>
          <w:b/>
          <w:bCs/>
          <w:lang w:val="en-US"/>
        </w:rPr>
      </w:pPr>
      <w:r w:rsidRPr="7C15921F">
        <w:rPr>
          <w:b/>
          <w:bCs/>
          <w:lang w:val="en-US"/>
        </w:rPr>
        <w:t>Ability  rank 3 is at same place of ability 5</w:t>
      </w:r>
    </w:p>
    <w:p w:rsidRPr="001135BC" w:rsidR="00F46B85" w:rsidP="00AE5524" w:rsidRDefault="001F479A" w14:paraId="26843F5F" w14:textId="2AE55AE6">
      <w:pPr>
        <w:ind w:left="720" w:firstLine="720"/>
        <w:rPr>
          <w:b/>
          <w:bCs/>
        </w:rPr>
      </w:pPr>
      <w:r w:rsidRPr="001135BC">
        <w:rPr>
          <w:b/>
          <w:bCs/>
        </w:rPr>
        <w:t xml:space="preserve">Ability rank 4 is </w:t>
      </w:r>
      <w:r w:rsidRPr="001135BC" w:rsidR="00381731">
        <w:rPr>
          <w:b/>
          <w:bCs/>
        </w:rPr>
        <w:t xml:space="preserve">at place of Ability 4 for pathway no. 9 </w:t>
      </w:r>
    </w:p>
    <w:p w:rsidRPr="001135BC" w:rsidR="00381731" w:rsidP="7C15921F" w:rsidRDefault="00381731" w14:paraId="25F82C79" w14:textId="68AAE688">
      <w:pPr>
        <w:ind w:left="720" w:firstLine="720"/>
        <w:rPr>
          <w:b/>
          <w:bCs/>
          <w:lang w:val="en-US"/>
        </w:rPr>
      </w:pPr>
      <w:r w:rsidRPr="7C15921F">
        <w:rPr>
          <w:b/>
          <w:bCs/>
          <w:lang w:val="en-US"/>
        </w:rPr>
        <w:t xml:space="preserve">While Ability rank 4 is at place of Ability 6. </w:t>
      </w:r>
    </w:p>
    <w:p w:rsidR="00381731" w:rsidP="00AE5524" w:rsidRDefault="00381731" w14:paraId="596B819C" w14:textId="7911CFEF">
      <w:pPr>
        <w:ind w:left="720" w:firstLine="720"/>
      </w:pPr>
      <w:r w:rsidRPr="7C15921F">
        <w:rPr>
          <w:b/>
          <w:bCs/>
          <w:lang w:val="en-US"/>
        </w:rPr>
        <w:t xml:space="preserve">Hence we choose </w:t>
      </w:r>
      <w:r w:rsidRPr="7C15921F" w:rsidR="00877207">
        <w:rPr>
          <w:b/>
          <w:bCs/>
          <w:lang w:val="en-US"/>
        </w:rPr>
        <w:t>Entrepreneurship</w:t>
      </w:r>
      <w:r w:rsidRPr="7C15921F" w:rsidR="00877207">
        <w:rPr>
          <w:lang w:val="en-US"/>
        </w:rPr>
        <w:t>.</w:t>
      </w:r>
    </w:p>
    <w:p w:rsidR="00B8596F" w:rsidP="00AE5524" w:rsidRDefault="00B8596F" w14:paraId="1A930BF4" w14:textId="77777777">
      <w:pPr>
        <w:ind w:left="720" w:firstLine="720"/>
      </w:pPr>
    </w:p>
    <w:p w:rsidR="003524A9" w:rsidP="00AE5524" w:rsidRDefault="003524A9" w14:paraId="16B32172" w14:textId="382F8C25">
      <w:pPr>
        <w:ind w:left="720" w:firstLine="720"/>
      </w:pPr>
      <w:r>
        <w:t>Loop ends</w:t>
      </w:r>
    </w:p>
    <w:p w:rsidR="003524A9" w:rsidP="00AE5524" w:rsidRDefault="003524A9" w14:paraId="57473AE5" w14:textId="77777777">
      <w:pPr>
        <w:ind w:left="720" w:firstLine="720"/>
      </w:pPr>
    </w:p>
    <w:p w:rsidR="003524A9" w:rsidP="00AE5524" w:rsidRDefault="003524A9" w14:paraId="6261BEC3" w14:textId="30E543BD">
      <w:pPr>
        <w:pStyle w:val="Heading3"/>
      </w:pPr>
      <w:r>
        <w:t>RECAP for Tie Breaker</w:t>
      </w:r>
    </w:p>
    <w:p w:rsidRPr="00FB789E" w:rsidR="00594682" w:rsidP="00594682" w:rsidRDefault="00594682" w14:paraId="1793B78F" w14:textId="77777777">
      <w:r w:rsidRPr="00FB789E">
        <w:t>Given</w:t>
      </w:r>
    </w:p>
    <w:p w:rsidRPr="00FB789E" w:rsidR="00594682" w:rsidP="00594682" w:rsidRDefault="00594682" w14:paraId="18F5A80B" w14:textId="77777777">
      <w:pPr>
        <w:ind w:left="360"/>
      </w:pPr>
      <w:r w:rsidRPr="00FB789E">
        <w:t>1. Order of ability (ability 1 is highest, ability 10 is lowest)</w:t>
      </w:r>
    </w:p>
    <w:p w:rsidRPr="00FB789E" w:rsidR="00594682" w:rsidP="00594682" w:rsidRDefault="00594682" w14:paraId="233C5F3A" w14:textId="77777777">
      <w:pPr>
        <w:ind w:left="360"/>
      </w:pPr>
      <w:r w:rsidRPr="7C15921F">
        <w:rPr>
          <w:lang w:val="en-US"/>
        </w:rPr>
        <w:t>2. Ability Rank for pathways (1 is highest , 5 is lowest)</w:t>
      </w:r>
    </w:p>
    <w:p w:rsidR="00594682" w:rsidP="00594682" w:rsidRDefault="00594682" w14:paraId="5E1DF482" w14:textId="77777777"/>
    <w:p w:rsidRPr="00EC29D1" w:rsidR="00594682" w:rsidP="00594682" w:rsidRDefault="00594682" w14:paraId="3E3A0129" w14:textId="77777777">
      <w:pPr>
        <w:rPr>
          <w:b/>
          <w:bCs/>
        </w:rPr>
      </w:pPr>
      <w:r w:rsidRPr="00EC29D1">
        <w:rPr>
          <w:b/>
          <w:bCs/>
        </w:rPr>
        <w:t>Process</w:t>
      </w:r>
    </w:p>
    <w:p w:rsidR="00594682" w:rsidP="00594682" w:rsidRDefault="00594682" w14:paraId="524B44E1" w14:textId="77777777">
      <w:pPr>
        <w:pStyle w:val="ListParagraph"/>
        <w:numPr>
          <w:ilvl w:val="0"/>
          <w:numId w:val="43"/>
        </w:numPr>
      </w:pPr>
      <w:r w:rsidRPr="7C15921F">
        <w:rPr>
          <w:lang w:val="en-US"/>
        </w:rPr>
        <w:t>Look for the lowest number in ability ranks (Rank1 is the lowest, Rank 5 is highest)</w:t>
      </w:r>
    </w:p>
    <w:p w:rsidRPr="00EC29D1" w:rsidR="00594682" w:rsidP="00594682" w:rsidRDefault="00594682" w14:paraId="2C9E546A" w14:textId="77777777">
      <w:pPr>
        <w:pStyle w:val="ListParagraph"/>
        <w:numPr>
          <w:ilvl w:val="1"/>
          <w:numId w:val="43"/>
        </w:numPr>
      </w:pPr>
      <w:r>
        <w:rPr>
          <w:color w:val="FF0000"/>
        </w:rPr>
        <w:t xml:space="preserve">SUPERSEDE RULE: </w:t>
      </w:r>
      <w:r w:rsidRPr="00EC29D1">
        <w:rPr>
          <w:color w:val="FF0000"/>
        </w:rPr>
        <w:t xml:space="preserve">Ability Rank 1 should supersede other ranks only if it is positioned between </w:t>
      </w:r>
      <w:r w:rsidRPr="00EC29D1">
        <w:rPr>
          <w:b/>
          <w:bCs/>
          <w:color w:val="FF0000"/>
        </w:rPr>
        <w:t>Ab1 to Ab 4</w:t>
      </w:r>
    </w:p>
    <w:p w:rsidR="00594682" w:rsidP="00594682" w:rsidRDefault="00594682" w14:paraId="511936D5" w14:textId="77777777">
      <w:pPr>
        <w:pStyle w:val="ListParagraph"/>
        <w:numPr>
          <w:ilvl w:val="0"/>
          <w:numId w:val="43"/>
        </w:numPr>
      </w:pPr>
      <w:r w:rsidRPr="00FB789E">
        <w:t>Look at position of the lowest number in ability ranks (Ability 1 best position, Ability 10 worst position)</w:t>
      </w:r>
    </w:p>
    <w:p w:rsidR="00594682" w:rsidP="00594682" w:rsidRDefault="00594682" w14:paraId="4F59586D" w14:textId="77777777">
      <w:pPr>
        <w:pStyle w:val="ListParagraph"/>
        <w:numPr>
          <w:ilvl w:val="1"/>
          <w:numId w:val="43"/>
        </w:numPr>
      </w:pPr>
      <w:r w:rsidRPr="7C15921F">
        <w:rPr>
          <w:lang w:val="en-US"/>
        </w:rPr>
        <w:t xml:space="preserve">If not, number of abilities will be considered. </w:t>
      </w:r>
    </w:p>
    <w:p w:rsidR="00594682" w:rsidP="00594682" w:rsidRDefault="00594682" w14:paraId="31A23FA4" w14:textId="77777777">
      <w:pPr>
        <w:pStyle w:val="ListParagraph"/>
        <w:numPr>
          <w:ilvl w:val="0"/>
          <w:numId w:val="43"/>
        </w:numPr>
      </w:pPr>
      <w:r w:rsidRPr="00FB789E">
        <w:t>Count number of abilities in each pathway (1 is minimum, 5 is maximum)</w:t>
      </w:r>
    </w:p>
    <w:p w:rsidR="00594682" w:rsidP="00594682" w:rsidRDefault="00594682" w14:paraId="38703B96" w14:textId="77777777">
      <w:pPr>
        <w:pStyle w:val="ListParagraph"/>
        <w:numPr>
          <w:ilvl w:val="1"/>
          <w:numId w:val="43"/>
        </w:numPr>
      </w:pPr>
      <w:r w:rsidRPr="7C15921F">
        <w:rPr>
          <w:lang w:val="en-US"/>
        </w:rPr>
        <w:t>If number of abilities have a tie, then do a summation of the ability ranks’ absolute numbers. (Like  2+4+5 for science and mathematics= 11)</w:t>
      </w:r>
    </w:p>
    <w:p w:rsidR="00594682" w:rsidP="00594682" w:rsidRDefault="00594682" w14:paraId="44AACE7F" w14:textId="77777777">
      <w:pPr>
        <w:pStyle w:val="ListParagraph"/>
        <w:numPr>
          <w:ilvl w:val="0"/>
          <w:numId w:val="43"/>
        </w:numPr>
      </w:pPr>
      <w:r>
        <w:t>If the summation is same, check for the order of ability ranks</w:t>
      </w:r>
    </w:p>
    <w:p w:rsidR="003B375D" w:rsidP="00594682" w:rsidRDefault="00594682" w14:paraId="3E595CC8" w14:textId="331D735C">
      <w:pPr>
        <w:pStyle w:val="ListParagraph"/>
        <w:numPr>
          <w:ilvl w:val="0"/>
          <w:numId w:val="43"/>
        </w:numPr>
      </w:pPr>
      <w:r w:rsidRPr="7C15921F">
        <w:rPr>
          <w:lang w:val="en-US"/>
        </w:rPr>
        <w:t xml:space="preserve">If tie still continues, we will show both pathways (most unlikely). </w:t>
      </w:r>
      <w:r w:rsidRPr="7C15921F" w:rsidR="004F59D9">
        <w:rPr>
          <w:lang w:val="en-US"/>
        </w:rPr>
        <w:t xml:space="preserve">the pointer </w:t>
      </w:r>
      <w:r w:rsidR="004F59D9">
        <w:rPr>
          <w:noProof/>
        </w:rPr>
        <w:drawing>
          <wp:inline distT="0" distB="0" distL="0" distR="0" wp14:anchorId="7F0C2F99" wp14:editId="2F6C632D">
            <wp:extent cx="289560" cy="289560"/>
            <wp:effectExtent l="0" t="0" r="0" b="0"/>
            <wp:docPr id="1829785193" name="Graphic 1"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5">
                      <a:extLst>
                        <a:ext uri="{96DAC541-7B7A-43D3-8B79-37D633B846F1}">
                          <asvg:svgBlip xmlns:asvg="http://schemas.microsoft.com/office/drawing/2016/SVG/main" r:embed="rId6"/>
                        </a:ext>
                      </a:extLst>
                    </a:blip>
                    <a:stretch>
                      <a:fillRect/>
                    </a:stretch>
                  </pic:blipFill>
                  <pic:spPr>
                    <a:xfrm>
                      <a:off x="0" y="0"/>
                      <a:ext cx="289560" cy="289560"/>
                    </a:xfrm>
                    <a:prstGeom prst="rect">
                      <a:avLst/>
                    </a:prstGeom>
                  </pic:spPr>
                </pic:pic>
              </a:graphicData>
            </a:graphic>
          </wp:inline>
        </w:drawing>
      </w:r>
      <w:r w:rsidRPr="7C15921F" w:rsidR="004F59D9">
        <w:rPr>
          <w:lang w:val="en-US"/>
        </w:rPr>
        <w:t>stays at same place in the suitability index.</w:t>
      </w:r>
    </w:p>
    <w:p w:rsidR="00CE0E68" w:rsidP="00AE5524" w:rsidRDefault="00CE0E68" w14:paraId="573078AD" w14:textId="77777777"/>
    <w:p w:rsidR="003B375D" w:rsidP="00AE5524" w:rsidRDefault="003B375D" w14:paraId="54C73502" w14:textId="78B98397">
      <w:pPr>
        <w:sectPr w:rsidR="003B375D" w:rsidSect="007F45D4">
          <w:pgSz w:w="15840" w:h="12240" w:orient="landscape"/>
          <w:pgMar w:top="720" w:right="720" w:bottom="720" w:left="720" w:header="720" w:footer="720" w:gutter="0"/>
          <w:pgNumType w:start="1"/>
          <w:cols w:space="720"/>
          <w:docGrid w:linePitch="299"/>
        </w:sectPr>
      </w:pPr>
      <w:r>
        <w:tab/>
      </w:r>
      <w:r>
        <w:tab/>
      </w:r>
      <w:r>
        <w:tab/>
      </w:r>
    </w:p>
    <w:p w:rsidR="001135BC" w:rsidP="00AE5524" w:rsidRDefault="00CE0E68" w14:paraId="377D2B5F" w14:textId="6451823C">
      <w:pPr>
        <w:pStyle w:val="Heading1"/>
      </w:pPr>
      <w:r>
        <w:t>SECTION 6</w:t>
      </w:r>
    </w:p>
    <w:p w:rsidR="00CE0E68" w:rsidP="00AE5524" w:rsidRDefault="00860DD9" w14:paraId="247DAC43" w14:textId="22EAA2BA">
      <w:pPr>
        <w:pStyle w:val="Heading1"/>
      </w:pPr>
      <w:r>
        <w:t>CAREER PATHWAYS</w:t>
      </w:r>
    </w:p>
    <w:p w:rsidR="009612D4" w:rsidP="00AE5524" w:rsidRDefault="009612D4" w14:paraId="35B13960" w14:textId="4BA9FC79">
      <w:r w:rsidRPr="7C15921F">
        <w:rPr>
          <w:lang w:val="en-US"/>
        </w:rPr>
        <w:t xml:space="preserve">This guide outlines the methodology for enlisting and ranking </w:t>
      </w:r>
      <w:r w:rsidRPr="7C15921F" w:rsidR="005B2185">
        <w:rPr>
          <w:lang w:val="en-US"/>
        </w:rPr>
        <w:t>top 3</w:t>
      </w:r>
      <w:r w:rsidRPr="7C15921F">
        <w:rPr>
          <w:lang w:val="en-US"/>
        </w:rPr>
        <w:t xml:space="preserve"> pathways based on personality and ability of the child. </w:t>
      </w:r>
    </w:p>
    <w:p w:rsidR="009612D4" w:rsidP="00AE5524" w:rsidRDefault="009612D4" w14:paraId="6AF2F622" w14:textId="77777777">
      <w:r>
        <w:t xml:space="preserve">Summary of steps is </w:t>
      </w:r>
    </w:p>
    <w:p w:rsidR="009612D4" w:rsidP="00AE5524" w:rsidRDefault="009612D4" w14:paraId="05D96387" w14:textId="77777777"/>
    <w:p w:rsidR="009612D4" w:rsidP="00AE5524" w:rsidRDefault="009612D4" w14:paraId="7FCBD82E" w14:textId="77777777">
      <w:pPr>
        <w:pStyle w:val="ListParagraph"/>
        <w:numPr>
          <w:ilvl w:val="0"/>
          <w:numId w:val="17"/>
        </w:numPr>
      </w:pPr>
      <w:r w:rsidRPr="7C15921F">
        <w:rPr>
          <w:lang w:val="en-US"/>
        </w:rPr>
        <w:t>Step 1: Take top 3 personalities identified in Section 1.</w:t>
      </w:r>
    </w:p>
    <w:p w:rsidR="009612D4" w:rsidP="00AE5524" w:rsidRDefault="009612D4" w14:paraId="4A314802" w14:textId="77777777">
      <w:pPr>
        <w:pStyle w:val="ListParagraph"/>
        <w:numPr>
          <w:ilvl w:val="0"/>
          <w:numId w:val="17"/>
        </w:numPr>
      </w:pPr>
      <w:r w:rsidRPr="7C15921F">
        <w:rPr>
          <w:lang w:val="en-US"/>
        </w:rPr>
        <w:t>Step 2: Take top 5 abilities identified in Section 4.</w:t>
      </w:r>
    </w:p>
    <w:p w:rsidR="009612D4" w:rsidP="00AE5524" w:rsidRDefault="009612D4" w14:paraId="5FA452C3" w14:textId="77777777">
      <w:pPr>
        <w:pStyle w:val="ListParagraph"/>
        <w:numPr>
          <w:ilvl w:val="0"/>
          <w:numId w:val="17"/>
        </w:numPr>
      </w:pPr>
      <w:r w:rsidRPr="7C15921F">
        <w:rPr>
          <w:lang w:val="en-US"/>
        </w:rPr>
        <w:t>Step 3: Filter pathways which have top 3 personalities as first letter of the code.</w:t>
      </w:r>
    </w:p>
    <w:p w:rsidR="009612D4" w:rsidP="00AE5524" w:rsidRDefault="009612D4" w14:paraId="3E07DB1B" w14:textId="63B0025E">
      <w:pPr>
        <w:pStyle w:val="ListParagraph"/>
        <w:numPr>
          <w:ilvl w:val="0"/>
          <w:numId w:val="17"/>
        </w:numPr>
      </w:pPr>
      <w:r>
        <w:t xml:space="preserve">Step 4: Decide </w:t>
      </w:r>
      <w:r w:rsidR="00F97CE7">
        <w:t>TOP 3</w:t>
      </w:r>
      <w:r>
        <w:t xml:space="preserve"> pathways based on</w:t>
      </w:r>
    </w:p>
    <w:p w:rsidR="009612D4" w:rsidP="00AE5524" w:rsidRDefault="009612D4" w14:paraId="4E6D7399" w14:textId="77777777">
      <w:pPr>
        <w:pStyle w:val="ListParagraph"/>
        <w:numPr>
          <w:ilvl w:val="1"/>
          <w:numId w:val="17"/>
        </w:numPr>
      </w:pPr>
      <w:r>
        <w:t>Order sequence of personality traits</w:t>
      </w:r>
    </w:p>
    <w:p w:rsidR="009612D4" w:rsidP="00AE5524" w:rsidRDefault="009612D4" w14:paraId="57F897C9" w14:textId="77777777">
      <w:pPr>
        <w:pStyle w:val="ListParagraph"/>
        <w:numPr>
          <w:ilvl w:val="1"/>
          <w:numId w:val="17"/>
        </w:numPr>
      </w:pPr>
      <w:r>
        <w:t>Number of abilities</w:t>
      </w:r>
    </w:p>
    <w:p w:rsidR="009612D4" w:rsidP="00AE5524" w:rsidRDefault="009612D4" w14:paraId="76E3E6BD" w14:textId="77777777">
      <w:pPr>
        <w:pStyle w:val="ListParagraph"/>
        <w:numPr>
          <w:ilvl w:val="1"/>
          <w:numId w:val="17"/>
        </w:numPr>
      </w:pPr>
      <w:r w:rsidRPr="7C15921F">
        <w:rPr>
          <w:lang w:val="en-US"/>
        </w:rPr>
        <w:t>Rank of the ability.</w:t>
      </w:r>
    </w:p>
    <w:p w:rsidR="00860DD9" w:rsidP="00AE5524" w:rsidRDefault="00860DD9" w14:paraId="047C087A" w14:textId="77777777"/>
    <w:p w:rsidR="00A729F3" w:rsidP="00AE5524" w:rsidRDefault="00A729F3" w14:paraId="2EBB800D" w14:textId="77777777">
      <w:pPr>
        <w:pStyle w:val="Heading3"/>
      </w:pPr>
      <w:r>
        <w:t>Mapping table</w:t>
      </w:r>
    </w:p>
    <w:p w:rsidR="00A729F3" w:rsidP="00AE5524" w:rsidRDefault="00A729F3" w14:paraId="6A2C4059" w14:textId="77777777">
      <w:pPr>
        <w:sectPr w:rsidR="00A729F3" w:rsidSect="00A729F3">
          <w:pgSz w:w="12240" w:h="15840" w:orient="portrait"/>
          <w:pgMar w:top="1440" w:right="1440" w:bottom="1440" w:left="1440" w:header="720" w:footer="720" w:gutter="0"/>
          <w:pgNumType w:start="1"/>
          <w:cols w:space="720"/>
        </w:sectPr>
      </w:pPr>
      <w:r w:rsidRPr="7C15921F">
        <w:rPr>
          <w:lang w:val="en-US"/>
        </w:rPr>
        <w:t>Following is a mapping table needed for the process of suitability index.</w:t>
      </w:r>
    </w:p>
    <w:p w:rsidR="00A729F3" w:rsidP="00AE5524" w:rsidRDefault="00A729F3" w14:paraId="3EAD7711" w14:textId="77777777"/>
    <w:tbl>
      <w:tblPr>
        <w:tblStyle w:val="GridTable4-Accent1"/>
        <w:tblW w:w="5182" w:type="pct"/>
        <w:tblLook w:val="06A0" w:firstRow="1" w:lastRow="0" w:firstColumn="1" w:lastColumn="0" w:noHBand="1" w:noVBand="1"/>
      </w:tblPr>
      <w:tblGrid>
        <w:gridCol w:w="399"/>
        <w:gridCol w:w="3726"/>
        <w:gridCol w:w="445"/>
        <w:gridCol w:w="445"/>
        <w:gridCol w:w="445"/>
        <w:gridCol w:w="944"/>
        <w:gridCol w:w="945"/>
        <w:gridCol w:w="945"/>
        <w:gridCol w:w="945"/>
        <w:gridCol w:w="945"/>
        <w:gridCol w:w="945"/>
        <w:gridCol w:w="945"/>
        <w:gridCol w:w="945"/>
        <w:gridCol w:w="945"/>
        <w:gridCol w:w="950"/>
      </w:tblGrid>
      <w:tr w:rsidRPr="005A041C" w:rsidR="00A729F3" w:rsidTr="00502FFB" w14:paraId="60E6AA1E"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33" w:type="pct"/>
          </w:tcPr>
          <w:p w:rsidRPr="005A041C" w:rsidR="00A729F3" w:rsidP="00AE5524" w:rsidRDefault="00A729F3" w14:paraId="1FBD8DC3" w14:textId="77777777">
            <w:pPr>
              <w:rPr>
                <w:rFonts w:ascii="Calibri" w:hAnsi="Calibri" w:eastAsia="Times New Roman" w:cs="Calibri"/>
                <w:color w:val="000000"/>
                <w:lang w:val="en-IN"/>
              </w:rPr>
            </w:pPr>
          </w:p>
        </w:tc>
        <w:tc>
          <w:tcPr>
            <w:tcW w:w="1241" w:type="pct"/>
            <w:noWrap/>
            <w:hideMark/>
          </w:tcPr>
          <w:p w:rsidRPr="005A041C" w:rsidR="00A729F3" w:rsidP="00AE5524" w:rsidRDefault="00A729F3" w14:paraId="45F4295D"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148" w:type="pct"/>
            <w:noWrap/>
            <w:hideMark/>
          </w:tcPr>
          <w:p w:rsidRPr="005A041C" w:rsidR="00A729F3" w:rsidP="00AE5524" w:rsidRDefault="00A729F3" w14:paraId="42E39F1D"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148" w:type="pct"/>
            <w:noWrap/>
            <w:hideMark/>
          </w:tcPr>
          <w:p w:rsidRPr="005A041C" w:rsidR="00A729F3" w:rsidP="00AE5524" w:rsidRDefault="00A729F3" w14:paraId="315BFC9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148" w:type="pct"/>
            <w:noWrap/>
            <w:hideMark/>
          </w:tcPr>
          <w:p w:rsidRPr="005A041C" w:rsidR="00A729F3" w:rsidP="00AE5524" w:rsidRDefault="00A729F3" w14:paraId="30F5292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4837CAC1"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1</w:t>
            </w:r>
          </w:p>
        </w:tc>
        <w:tc>
          <w:tcPr>
            <w:tcW w:w="318" w:type="pct"/>
            <w:noWrap/>
            <w:hideMark/>
          </w:tcPr>
          <w:p w:rsidRPr="005A041C" w:rsidR="00A729F3" w:rsidP="00AE5524" w:rsidRDefault="00A729F3" w14:paraId="1F6A19F1"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 xml:space="preserve">b </w:t>
            </w: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4472057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3</w:t>
            </w:r>
          </w:p>
        </w:tc>
        <w:tc>
          <w:tcPr>
            <w:tcW w:w="318" w:type="pct"/>
            <w:noWrap/>
            <w:hideMark/>
          </w:tcPr>
          <w:p w:rsidRPr="005A041C" w:rsidR="00A729F3" w:rsidP="00AE5524" w:rsidRDefault="00A729F3" w14:paraId="6549B5E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4</w:t>
            </w:r>
          </w:p>
        </w:tc>
        <w:tc>
          <w:tcPr>
            <w:tcW w:w="318" w:type="pct"/>
            <w:noWrap/>
            <w:hideMark/>
          </w:tcPr>
          <w:p w:rsidRPr="005A041C" w:rsidR="00A729F3" w:rsidP="00AE5524" w:rsidRDefault="00A729F3" w14:paraId="57D40D7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5</w:t>
            </w:r>
          </w:p>
        </w:tc>
        <w:tc>
          <w:tcPr>
            <w:tcW w:w="318" w:type="pct"/>
            <w:noWrap/>
            <w:hideMark/>
          </w:tcPr>
          <w:p w:rsidRPr="005A041C" w:rsidR="00A729F3" w:rsidP="00AE5524" w:rsidRDefault="00A729F3" w14:paraId="7D14C6E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318" w:type="pct"/>
            <w:noWrap/>
            <w:hideMark/>
          </w:tcPr>
          <w:p w:rsidRPr="005A041C" w:rsidR="00A729F3" w:rsidP="00AE5524" w:rsidRDefault="00A729F3" w14:paraId="211F426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c>
          <w:tcPr>
            <w:tcW w:w="318" w:type="pct"/>
            <w:noWrap/>
            <w:hideMark/>
          </w:tcPr>
          <w:p w:rsidRPr="005A041C" w:rsidR="00A729F3" w:rsidP="00AE5524" w:rsidRDefault="00A729F3" w14:paraId="4742D24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8</w:t>
            </w:r>
          </w:p>
        </w:tc>
        <w:tc>
          <w:tcPr>
            <w:tcW w:w="318" w:type="pct"/>
            <w:noWrap/>
            <w:hideMark/>
          </w:tcPr>
          <w:p w:rsidRPr="005A041C" w:rsidR="00A729F3" w:rsidP="00AE5524" w:rsidRDefault="00A729F3" w14:paraId="69894FAB"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9</w:t>
            </w:r>
          </w:p>
        </w:tc>
        <w:tc>
          <w:tcPr>
            <w:tcW w:w="320" w:type="pct"/>
            <w:noWrap/>
            <w:hideMark/>
          </w:tcPr>
          <w:p w:rsidRPr="005A041C" w:rsidR="00A729F3" w:rsidP="00AE5524" w:rsidRDefault="00A729F3" w14:paraId="53C2529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10</w:t>
            </w:r>
          </w:p>
        </w:tc>
      </w:tr>
      <w:tr w:rsidRPr="005A041C" w:rsidR="00A729F3" w:rsidTr="00502FFB" w14:paraId="5EE3CA20"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0C191D23"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w:t>
            </w:r>
          </w:p>
        </w:tc>
        <w:tc>
          <w:tcPr>
            <w:tcW w:w="1241" w:type="pct"/>
            <w:noWrap/>
            <w:hideMark/>
          </w:tcPr>
          <w:p w:rsidRPr="005A041C" w:rsidR="00A729F3" w:rsidP="00AE5524" w:rsidRDefault="00A729F3" w14:paraId="3A7F923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Architecture</w:t>
            </w:r>
          </w:p>
        </w:tc>
        <w:tc>
          <w:tcPr>
            <w:tcW w:w="148" w:type="pct"/>
            <w:noWrap/>
            <w:hideMark/>
          </w:tcPr>
          <w:p w:rsidRPr="005A041C" w:rsidR="00A729F3" w:rsidP="00AE5524" w:rsidRDefault="00A729F3" w14:paraId="4B1850C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148" w:type="pct"/>
            <w:noWrap/>
            <w:hideMark/>
          </w:tcPr>
          <w:p w:rsidRPr="005A041C" w:rsidR="00A729F3" w:rsidP="00AE5524" w:rsidRDefault="00A729F3" w14:paraId="7EDF6FC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5CD019C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318" w:type="pct"/>
            <w:noWrap/>
            <w:hideMark/>
          </w:tcPr>
          <w:p w:rsidRPr="005A041C" w:rsidR="00A729F3" w:rsidP="00AE5524" w:rsidRDefault="00A729F3" w14:paraId="367ADF0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22CC198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0AFBB95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7602170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493A018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515A0C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069FB1D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37768FA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5A71A78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A729F3" w:rsidP="00AE5524" w:rsidRDefault="00A729F3" w14:paraId="55349FD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A729F3" w:rsidTr="00502FFB" w14:paraId="5C532E98"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63CE061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w:t>
            </w:r>
          </w:p>
        </w:tc>
        <w:tc>
          <w:tcPr>
            <w:tcW w:w="1241" w:type="pct"/>
            <w:noWrap/>
            <w:hideMark/>
          </w:tcPr>
          <w:p w:rsidRPr="005A041C" w:rsidR="00A729F3" w:rsidP="00AE5524" w:rsidRDefault="00A729F3" w14:paraId="71CD743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Art, Design</w:t>
            </w:r>
          </w:p>
        </w:tc>
        <w:tc>
          <w:tcPr>
            <w:tcW w:w="148" w:type="pct"/>
            <w:noWrap/>
            <w:hideMark/>
          </w:tcPr>
          <w:p w:rsidRPr="005A041C" w:rsidR="00A729F3" w:rsidP="00AE5524" w:rsidRDefault="00A729F3" w14:paraId="71F0D24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148" w:type="pct"/>
            <w:noWrap/>
            <w:hideMark/>
          </w:tcPr>
          <w:p w:rsidRPr="005A041C" w:rsidR="00A729F3" w:rsidP="00AE5524" w:rsidRDefault="00A729F3" w14:paraId="3EBFB55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noWrap/>
            <w:hideMark/>
          </w:tcPr>
          <w:p w:rsidRPr="005A041C" w:rsidR="00A729F3" w:rsidP="00AE5524" w:rsidRDefault="00A729F3" w14:paraId="5B9D032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8" w:type="pct"/>
            <w:noWrap/>
            <w:hideMark/>
          </w:tcPr>
          <w:p w:rsidRPr="005A041C" w:rsidR="00A729F3" w:rsidP="00AE5524" w:rsidRDefault="00A729F3" w14:paraId="318ED79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4FF2AA2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2B77822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22C7D02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668A444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616A7A9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4CEEA78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7A9F009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40E5E94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A729F3" w:rsidP="00AE5524" w:rsidRDefault="00A729F3" w14:paraId="4F326B8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r w:rsidRPr="005A041C" w:rsidR="00A729F3" w:rsidTr="00502FFB" w14:paraId="0F980407"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7E2F6B49"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3</w:t>
            </w:r>
          </w:p>
        </w:tc>
        <w:tc>
          <w:tcPr>
            <w:tcW w:w="1241" w:type="pct"/>
            <w:noWrap/>
            <w:hideMark/>
          </w:tcPr>
          <w:p w:rsidRPr="005A041C" w:rsidR="00A729F3" w:rsidP="00AE5524" w:rsidRDefault="00A729F3" w14:paraId="7C33C93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Entertainment and Mass Media </w:t>
            </w:r>
          </w:p>
        </w:tc>
        <w:tc>
          <w:tcPr>
            <w:tcW w:w="148" w:type="pct"/>
            <w:noWrap/>
            <w:hideMark/>
          </w:tcPr>
          <w:p w:rsidRPr="005A041C" w:rsidR="00A729F3" w:rsidP="00AE5524" w:rsidRDefault="00A729F3" w14:paraId="69BAA92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148" w:type="pct"/>
            <w:noWrap/>
            <w:hideMark/>
          </w:tcPr>
          <w:p w:rsidRPr="005A041C" w:rsidR="00A729F3" w:rsidP="00AE5524" w:rsidRDefault="00A729F3" w14:paraId="38F73DB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A729F3" w:rsidP="00AE5524" w:rsidRDefault="00A729F3" w14:paraId="0007707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noWrap/>
            <w:hideMark/>
          </w:tcPr>
          <w:p w:rsidRPr="005A041C" w:rsidR="00A729F3" w:rsidP="00AE5524" w:rsidRDefault="00A729F3" w14:paraId="38718C8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7728B2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6F5938E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4CE7F5B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79CA4F8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615B183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7EBD963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4A39268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0D87116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A729F3" w:rsidP="00AE5524" w:rsidRDefault="00A729F3" w14:paraId="11B2B35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A729F3" w:rsidTr="00502FFB" w14:paraId="5A460BEB"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55DF431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4</w:t>
            </w:r>
          </w:p>
        </w:tc>
        <w:tc>
          <w:tcPr>
            <w:tcW w:w="1241" w:type="pct"/>
            <w:noWrap/>
            <w:hideMark/>
          </w:tcPr>
          <w:p w:rsidRPr="005A041C" w:rsidR="00A729F3" w:rsidP="00AE5524" w:rsidRDefault="00A729F3" w14:paraId="711D3B7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Management and Administration</w:t>
            </w:r>
          </w:p>
        </w:tc>
        <w:tc>
          <w:tcPr>
            <w:tcW w:w="148" w:type="pct"/>
            <w:noWrap/>
            <w:hideMark/>
          </w:tcPr>
          <w:p w:rsidRPr="005A041C" w:rsidR="00A729F3" w:rsidP="00AE5524" w:rsidRDefault="00A729F3" w14:paraId="098039D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8" w:type="pct"/>
            <w:noWrap/>
            <w:hideMark/>
          </w:tcPr>
          <w:p w:rsidRPr="005A041C" w:rsidR="00A729F3" w:rsidP="00AE5524" w:rsidRDefault="00A729F3" w14:paraId="1737209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noWrap/>
            <w:hideMark/>
          </w:tcPr>
          <w:p w:rsidRPr="005A041C" w:rsidR="00A729F3" w:rsidP="00AE5524" w:rsidRDefault="00A729F3" w14:paraId="38EAA2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8" w:type="pct"/>
            <w:noWrap/>
            <w:hideMark/>
          </w:tcPr>
          <w:p w:rsidRPr="005A041C" w:rsidR="00A729F3" w:rsidP="00AE5524" w:rsidRDefault="00A729F3" w14:paraId="1C70259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155FAC3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125D711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25C8A6B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1DB1BEF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46F89BF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4A844B7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504EF96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00C3C07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A729F3" w:rsidP="00AE5524" w:rsidRDefault="00A729F3" w14:paraId="70BB3DF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A729F3" w:rsidTr="00502FFB" w14:paraId="67993902"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4C44293C"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5</w:t>
            </w:r>
          </w:p>
        </w:tc>
        <w:tc>
          <w:tcPr>
            <w:tcW w:w="1241" w:type="pct"/>
            <w:noWrap/>
            <w:hideMark/>
          </w:tcPr>
          <w:p w:rsidRPr="005A041C" w:rsidR="00A729F3" w:rsidP="00AE5524" w:rsidRDefault="00A729F3" w14:paraId="6DEECE1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Banking and Finance</w:t>
            </w:r>
          </w:p>
        </w:tc>
        <w:tc>
          <w:tcPr>
            <w:tcW w:w="148" w:type="pct"/>
            <w:noWrap/>
            <w:hideMark/>
          </w:tcPr>
          <w:p w:rsidRPr="005A041C" w:rsidR="00A729F3" w:rsidP="00AE5524" w:rsidRDefault="00A729F3" w14:paraId="7D654CC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8" w:type="pct"/>
            <w:noWrap/>
            <w:hideMark/>
          </w:tcPr>
          <w:p w:rsidRPr="005A041C" w:rsidR="00A729F3" w:rsidP="00AE5524" w:rsidRDefault="00A729F3" w14:paraId="323E607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1E0721F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noWrap/>
            <w:hideMark/>
          </w:tcPr>
          <w:p w:rsidRPr="005A041C" w:rsidR="00A729F3" w:rsidP="00AE5524" w:rsidRDefault="00A729F3" w14:paraId="12AF338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6657EB3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55E6EFB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1787712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420C18E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6523C01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278DF7D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0C69F51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57ECEC4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A729F3" w:rsidP="00AE5524" w:rsidRDefault="00A729F3" w14:paraId="3730D64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r>
      <w:tr w:rsidRPr="005A041C" w:rsidR="00A729F3" w:rsidTr="00502FFB" w14:paraId="13F86FD0"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7C2CEC0C"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6</w:t>
            </w:r>
          </w:p>
        </w:tc>
        <w:tc>
          <w:tcPr>
            <w:tcW w:w="1241" w:type="pct"/>
            <w:noWrap/>
            <w:hideMark/>
          </w:tcPr>
          <w:p w:rsidRPr="005A041C" w:rsidR="00A729F3" w:rsidP="00AE5524" w:rsidRDefault="00A729F3" w14:paraId="62687EE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LAW Studies </w:t>
            </w:r>
          </w:p>
        </w:tc>
        <w:tc>
          <w:tcPr>
            <w:tcW w:w="148" w:type="pct"/>
            <w:noWrap/>
            <w:hideMark/>
          </w:tcPr>
          <w:p w:rsidRPr="005A041C" w:rsidR="00A729F3" w:rsidP="00AE5524" w:rsidRDefault="00A729F3" w14:paraId="5DD8FED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8" w:type="pct"/>
            <w:noWrap/>
            <w:hideMark/>
          </w:tcPr>
          <w:p w:rsidRPr="005A041C" w:rsidR="00A729F3" w:rsidP="00AE5524" w:rsidRDefault="00A729F3" w14:paraId="68B479C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6EB0D00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noWrap/>
            <w:hideMark/>
          </w:tcPr>
          <w:p w:rsidRPr="005A041C" w:rsidR="00A729F3" w:rsidP="00AE5524" w:rsidRDefault="00A729F3" w14:paraId="1029D61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30061A2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7525103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29EB2E7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3E61B4F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4569252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6DC226F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4C5D087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281A0B6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A729F3" w:rsidP="00AE5524" w:rsidRDefault="00A729F3" w14:paraId="0A34504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A729F3" w:rsidTr="00502FFB" w14:paraId="1D81EA46"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3CE644FF"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7</w:t>
            </w:r>
          </w:p>
        </w:tc>
        <w:tc>
          <w:tcPr>
            <w:tcW w:w="1241" w:type="pct"/>
            <w:noWrap/>
            <w:hideMark/>
          </w:tcPr>
          <w:p w:rsidRPr="005A041C" w:rsidR="00A729F3" w:rsidP="00AE5524" w:rsidRDefault="00A729F3" w14:paraId="68F1BA9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Government and Public Administration</w:t>
            </w:r>
          </w:p>
        </w:tc>
        <w:tc>
          <w:tcPr>
            <w:tcW w:w="148" w:type="pct"/>
            <w:noWrap/>
            <w:hideMark/>
          </w:tcPr>
          <w:p w:rsidRPr="005A041C" w:rsidR="00A729F3" w:rsidP="00AE5524" w:rsidRDefault="00A729F3" w14:paraId="1C8FDF1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8" w:type="pct"/>
            <w:noWrap/>
            <w:hideMark/>
          </w:tcPr>
          <w:p w:rsidRPr="005A041C" w:rsidR="00A729F3" w:rsidP="00AE5524" w:rsidRDefault="00A729F3" w14:paraId="566D491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399A073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noWrap/>
            <w:hideMark/>
          </w:tcPr>
          <w:p w:rsidRPr="005A041C" w:rsidR="00A729F3" w:rsidP="00AE5524" w:rsidRDefault="00A729F3" w14:paraId="6513BF9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41A9F24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2FC143C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2451C79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7061C7D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723C457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0D42CA3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565478E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01AFC08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A729F3" w:rsidP="00AE5524" w:rsidRDefault="00A729F3" w14:paraId="4E79461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A729F3" w:rsidTr="00502FFB" w14:paraId="6B596D6C"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1C053FB8"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8</w:t>
            </w:r>
          </w:p>
        </w:tc>
        <w:tc>
          <w:tcPr>
            <w:tcW w:w="1241" w:type="pct"/>
            <w:noWrap/>
            <w:hideMark/>
          </w:tcPr>
          <w:p w:rsidRPr="005A041C" w:rsidR="00A729F3" w:rsidP="00AE5524" w:rsidRDefault="00A729F3" w14:paraId="106A49D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Marketing </w:t>
            </w:r>
          </w:p>
        </w:tc>
        <w:tc>
          <w:tcPr>
            <w:tcW w:w="148" w:type="pct"/>
            <w:noWrap/>
            <w:hideMark/>
          </w:tcPr>
          <w:p w:rsidRPr="005A041C" w:rsidR="00A729F3" w:rsidP="00AE5524" w:rsidRDefault="00A729F3" w14:paraId="589F885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noWrap/>
            <w:hideMark/>
          </w:tcPr>
          <w:p w:rsidRPr="005A041C" w:rsidR="00A729F3" w:rsidP="00AE5524" w:rsidRDefault="00A729F3" w14:paraId="7B3E0CC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A729F3" w:rsidP="00AE5524" w:rsidRDefault="00A729F3" w14:paraId="167E123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318" w:type="pct"/>
            <w:noWrap/>
            <w:hideMark/>
          </w:tcPr>
          <w:p w:rsidRPr="005A041C" w:rsidR="00A729F3" w:rsidP="00AE5524" w:rsidRDefault="00A729F3" w14:paraId="7D8D26E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2B1B9B0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5D18483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079767E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567A07C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2288FE4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7C8F272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1ADEFD8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77B2158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A729F3" w:rsidP="00AE5524" w:rsidRDefault="00A729F3" w14:paraId="05F0362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A729F3" w:rsidTr="00502FFB" w14:paraId="0841AFE6"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60C7B57A"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9</w:t>
            </w:r>
          </w:p>
        </w:tc>
        <w:tc>
          <w:tcPr>
            <w:tcW w:w="1241" w:type="pct"/>
            <w:noWrap/>
            <w:hideMark/>
          </w:tcPr>
          <w:p w:rsidRPr="005A041C" w:rsidR="00A729F3" w:rsidP="00AE5524" w:rsidRDefault="00A729F3" w14:paraId="688A033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Entrepreneurship</w:t>
            </w:r>
          </w:p>
        </w:tc>
        <w:tc>
          <w:tcPr>
            <w:tcW w:w="148" w:type="pct"/>
            <w:noWrap/>
            <w:hideMark/>
          </w:tcPr>
          <w:p w:rsidRPr="005A041C" w:rsidR="00A729F3" w:rsidP="00AE5524" w:rsidRDefault="00A729F3" w14:paraId="11AAB63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noWrap/>
            <w:hideMark/>
          </w:tcPr>
          <w:p w:rsidRPr="005A041C" w:rsidR="00A729F3" w:rsidP="00AE5524" w:rsidRDefault="00A729F3" w14:paraId="5D1D364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A729F3" w:rsidP="00AE5524" w:rsidRDefault="00A729F3" w14:paraId="44B7CA2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318" w:type="pct"/>
            <w:noWrap/>
            <w:hideMark/>
          </w:tcPr>
          <w:p w:rsidRPr="005A041C" w:rsidR="00A729F3" w:rsidP="00AE5524" w:rsidRDefault="00A729F3" w14:paraId="59D4541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41AB39E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60D9C95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1E0E91D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2FFE6AA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4E4F732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5902304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4403171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A729F3" w:rsidP="00AE5524" w:rsidRDefault="00A729F3" w14:paraId="4598CA0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20" w:type="pct"/>
            <w:noWrap/>
            <w:hideMark/>
          </w:tcPr>
          <w:p w:rsidRPr="005A041C" w:rsidR="00A729F3" w:rsidP="00AE5524" w:rsidRDefault="00A729F3" w14:paraId="118A789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A729F3" w:rsidTr="00502FFB" w14:paraId="577E01D5"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5B05B90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10</w:t>
            </w:r>
          </w:p>
        </w:tc>
        <w:tc>
          <w:tcPr>
            <w:tcW w:w="1241" w:type="pct"/>
            <w:noWrap/>
            <w:hideMark/>
          </w:tcPr>
          <w:p w:rsidRPr="005A041C" w:rsidR="00A729F3" w:rsidP="00AE5524" w:rsidRDefault="00A729F3" w14:paraId="0597733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Sales</w:t>
            </w:r>
          </w:p>
        </w:tc>
        <w:tc>
          <w:tcPr>
            <w:tcW w:w="148" w:type="pct"/>
            <w:noWrap/>
            <w:hideMark/>
          </w:tcPr>
          <w:p w:rsidRPr="005A041C" w:rsidR="00A729F3" w:rsidP="00AE5524" w:rsidRDefault="00A729F3" w14:paraId="1E2CF27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noWrap/>
            <w:hideMark/>
          </w:tcPr>
          <w:p w:rsidRPr="005A041C" w:rsidR="00A729F3" w:rsidP="00AE5524" w:rsidRDefault="00A729F3" w14:paraId="3D5F342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A729F3" w:rsidP="00AE5524" w:rsidRDefault="00A729F3" w14:paraId="08614D8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318" w:type="pct"/>
            <w:noWrap/>
            <w:hideMark/>
          </w:tcPr>
          <w:p w:rsidRPr="005A041C" w:rsidR="00A729F3" w:rsidP="00AE5524" w:rsidRDefault="00A729F3" w14:paraId="17E73FA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1D82CCA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3DF2FA3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2D75E30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1E925AB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6FAF88B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3C1C5A4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26BF22A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0DA0BBC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5A041C" w:rsidR="00A729F3" w:rsidP="00AE5524" w:rsidRDefault="00A729F3" w14:paraId="6A51999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A729F3" w:rsidTr="00502FFB" w14:paraId="1A34BF5F"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1819294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11</w:t>
            </w:r>
          </w:p>
        </w:tc>
        <w:tc>
          <w:tcPr>
            <w:tcW w:w="1241" w:type="pct"/>
            <w:noWrap/>
            <w:hideMark/>
          </w:tcPr>
          <w:p w:rsidRPr="005A041C" w:rsidR="00A729F3" w:rsidP="00AE5524" w:rsidRDefault="00A729F3" w14:paraId="1850C3D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148" w:type="pct"/>
            <w:noWrap/>
            <w:hideMark/>
          </w:tcPr>
          <w:p w:rsidRPr="005A041C" w:rsidR="00A729F3" w:rsidP="00AE5524" w:rsidRDefault="00A729F3" w14:paraId="6D76A49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7B9419C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8" w:type="pct"/>
            <w:noWrap/>
            <w:hideMark/>
          </w:tcPr>
          <w:p w:rsidRPr="005A041C" w:rsidR="00A729F3" w:rsidP="00AE5524" w:rsidRDefault="00A729F3" w14:paraId="7BACDB4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318" w:type="pct"/>
            <w:noWrap/>
            <w:hideMark/>
          </w:tcPr>
          <w:p w:rsidRPr="005A041C" w:rsidR="00A729F3" w:rsidP="00AE5524" w:rsidRDefault="00A729F3" w14:paraId="316413D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675B21F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2E32ACF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6921537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3E8C0C1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1DB8C4F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5469262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60EA5C2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19DDE27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20" w:type="pct"/>
            <w:noWrap/>
            <w:hideMark/>
          </w:tcPr>
          <w:p w:rsidRPr="005A041C" w:rsidR="00A729F3" w:rsidP="00AE5524" w:rsidRDefault="00A729F3" w14:paraId="7044CB3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r>
      <w:tr w:rsidRPr="005A041C" w:rsidR="00A729F3" w:rsidTr="00502FFB" w14:paraId="49D457F9"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810DE0" w:rsidR="00A729F3" w:rsidP="00AE5524" w:rsidRDefault="00A729F3" w14:paraId="749E509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12</w:t>
            </w:r>
          </w:p>
        </w:tc>
        <w:tc>
          <w:tcPr>
            <w:tcW w:w="1241" w:type="pct"/>
            <w:noWrap/>
            <w:hideMark/>
          </w:tcPr>
          <w:p w:rsidRPr="005A041C" w:rsidR="00A729F3" w:rsidP="00AE5524" w:rsidRDefault="00A729F3" w14:paraId="788689B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Computer Science, IT and Allied Fields </w:t>
            </w:r>
          </w:p>
        </w:tc>
        <w:tc>
          <w:tcPr>
            <w:tcW w:w="148" w:type="pct"/>
            <w:noWrap/>
            <w:hideMark/>
          </w:tcPr>
          <w:p w:rsidRPr="005A041C" w:rsidR="00A729F3" w:rsidP="00AE5524" w:rsidRDefault="00A729F3" w14:paraId="5C5E422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271D3BD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8" w:type="pct"/>
            <w:noWrap/>
            <w:hideMark/>
          </w:tcPr>
          <w:p w:rsidRPr="005A041C" w:rsidR="00A729F3" w:rsidP="00AE5524" w:rsidRDefault="00A729F3" w14:paraId="278EA21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318" w:type="pct"/>
            <w:noWrap/>
            <w:hideMark/>
          </w:tcPr>
          <w:p w:rsidRPr="005A041C" w:rsidR="00A729F3" w:rsidP="00AE5524" w:rsidRDefault="00A729F3" w14:paraId="25ED428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1A1DACF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7F80CEC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0B8A773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5A0C9D2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30F593A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582EF14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1BEBB2D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3C38F83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20" w:type="pct"/>
            <w:noWrap/>
            <w:hideMark/>
          </w:tcPr>
          <w:p w:rsidRPr="005A041C" w:rsidR="00A729F3" w:rsidP="00AE5524" w:rsidRDefault="00A729F3" w14:paraId="70961C9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A729F3" w:rsidTr="00502FFB" w14:paraId="44FD8E45"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723FDA6C" w14:textId="77777777">
            <w:pPr>
              <w:rPr>
                <w:rFonts w:ascii="Calibri" w:hAnsi="Calibri" w:eastAsia="Times New Roman" w:cs="Calibri"/>
                <w:b w:val="0"/>
                <w:bCs w:val="0"/>
                <w:color w:val="000000"/>
                <w:sz w:val="18"/>
                <w:szCs w:val="18"/>
                <w:lang w:val="en-IN"/>
              </w:rPr>
            </w:pPr>
            <w:r w:rsidRPr="00685E90">
              <w:rPr>
                <w:rFonts w:ascii="Calibri" w:hAnsi="Calibri" w:eastAsia="Times New Roman" w:cs="Calibri"/>
                <w:b w:val="0"/>
                <w:bCs w:val="0"/>
                <w:color w:val="000000"/>
                <w:sz w:val="18"/>
                <w:szCs w:val="18"/>
                <w:lang w:val="en-IN"/>
              </w:rPr>
              <w:t>13</w:t>
            </w:r>
          </w:p>
        </w:tc>
        <w:tc>
          <w:tcPr>
            <w:tcW w:w="1241" w:type="pct"/>
            <w:noWrap/>
            <w:hideMark/>
          </w:tcPr>
          <w:p w:rsidRPr="005A041C" w:rsidR="00A729F3" w:rsidP="00AE5524" w:rsidRDefault="00A729F3" w14:paraId="16AB61D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148" w:type="pct"/>
            <w:noWrap/>
            <w:hideMark/>
          </w:tcPr>
          <w:p w:rsidRPr="005A041C" w:rsidR="00A729F3" w:rsidP="00AE5524" w:rsidRDefault="00A729F3" w14:paraId="47D436B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3343CF4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8" w:type="pct"/>
            <w:noWrap/>
            <w:hideMark/>
          </w:tcPr>
          <w:p w:rsidRPr="005A041C" w:rsidR="00A729F3" w:rsidP="00AE5524" w:rsidRDefault="00A729F3" w14:paraId="4B7333C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8" w:type="pct"/>
            <w:noWrap/>
            <w:hideMark/>
          </w:tcPr>
          <w:p w:rsidRPr="005A041C" w:rsidR="00A729F3" w:rsidP="00AE5524" w:rsidRDefault="00A729F3" w14:paraId="1D971FF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49B2B83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68524CF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385F1C3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33CA08D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68C266B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04EC4EC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78980F1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7C8913B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5A041C" w:rsidR="00A729F3" w:rsidP="00AE5524" w:rsidRDefault="00A729F3" w14:paraId="31C7470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A729F3" w:rsidTr="00502FFB" w14:paraId="63E038FA"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4E47D105"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14</w:t>
            </w:r>
          </w:p>
        </w:tc>
        <w:tc>
          <w:tcPr>
            <w:tcW w:w="1241" w:type="pct"/>
            <w:noWrap/>
            <w:hideMark/>
          </w:tcPr>
          <w:p w:rsidRPr="005A041C" w:rsidR="00A729F3" w:rsidP="00AE5524" w:rsidRDefault="00A729F3" w14:paraId="342A927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148" w:type="pct"/>
            <w:noWrap/>
            <w:hideMark/>
          </w:tcPr>
          <w:p w:rsidRPr="005A041C" w:rsidR="00A729F3" w:rsidP="00AE5524" w:rsidRDefault="00A729F3" w14:paraId="6042D84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7F6FA98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8" w:type="pct"/>
            <w:noWrap/>
            <w:hideMark/>
          </w:tcPr>
          <w:p w:rsidRPr="005A041C" w:rsidR="00A729F3" w:rsidP="00AE5524" w:rsidRDefault="00A729F3" w14:paraId="79C69CE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8" w:type="pct"/>
            <w:noWrap/>
            <w:hideMark/>
          </w:tcPr>
          <w:p w:rsidRPr="005A041C" w:rsidR="00A729F3" w:rsidP="00AE5524" w:rsidRDefault="00A729F3" w14:paraId="537EC24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40F1099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7A08FAB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4586D55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60B3072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4F2644E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0A2D19D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7F445BF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7C88E1E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20" w:type="pct"/>
            <w:noWrap/>
            <w:hideMark/>
          </w:tcPr>
          <w:p w:rsidRPr="005A041C" w:rsidR="00A729F3" w:rsidP="00AE5524" w:rsidRDefault="00A729F3" w14:paraId="2A50412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r w:rsidRPr="005A041C" w:rsidR="00A729F3" w:rsidTr="00502FFB" w14:paraId="364BC309"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2BF6B76C"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15</w:t>
            </w:r>
          </w:p>
        </w:tc>
        <w:tc>
          <w:tcPr>
            <w:tcW w:w="1241" w:type="pct"/>
            <w:noWrap/>
            <w:hideMark/>
          </w:tcPr>
          <w:p w:rsidRPr="005A041C" w:rsidR="00A729F3" w:rsidP="00AE5524" w:rsidRDefault="00A729F3" w14:paraId="32E7739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Social Science/ Humanities </w:t>
            </w:r>
          </w:p>
        </w:tc>
        <w:tc>
          <w:tcPr>
            <w:tcW w:w="148" w:type="pct"/>
            <w:noWrap/>
            <w:hideMark/>
          </w:tcPr>
          <w:p w:rsidRPr="005A041C" w:rsidR="00A729F3" w:rsidP="00AE5524" w:rsidRDefault="00A729F3" w14:paraId="744A3B0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5EC746D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A729F3" w:rsidP="00AE5524" w:rsidRDefault="00A729F3" w14:paraId="1DF5BB7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318" w:type="pct"/>
            <w:noWrap/>
            <w:hideMark/>
          </w:tcPr>
          <w:p w:rsidRPr="005A041C" w:rsidR="00A729F3" w:rsidP="00AE5524" w:rsidRDefault="00A729F3" w14:paraId="772491E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50FE191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3F148C6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125AFC2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47870DA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232371B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21CE869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0B0D6A0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1CA86F7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5A041C" w:rsidR="00A729F3" w:rsidP="00AE5524" w:rsidRDefault="00A729F3" w14:paraId="04C936E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A729F3" w:rsidTr="00502FFB" w14:paraId="7D930FFD"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138613E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16</w:t>
            </w:r>
          </w:p>
        </w:tc>
        <w:tc>
          <w:tcPr>
            <w:tcW w:w="1241" w:type="pct"/>
            <w:noWrap/>
            <w:hideMark/>
          </w:tcPr>
          <w:p w:rsidRPr="005A041C" w:rsidR="00A729F3" w:rsidP="00AE5524" w:rsidRDefault="00A729F3" w14:paraId="19B734E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Defence/ Protective Service</w:t>
            </w:r>
          </w:p>
        </w:tc>
        <w:tc>
          <w:tcPr>
            <w:tcW w:w="148" w:type="pct"/>
            <w:noWrap/>
            <w:hideMark/>
          </w:tcPr>
          <w:p w:rsidRPr="005A041C" w:rsidR="00A729F3" w:rsidP="00AE5524" w:rsidRDefault="00A729F3" w14:paraId="247558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8" w:type="pct"/>
            <w:noWrap/>
            <w:hideMark/>
          </w:tcPr>
          <w:p w:rsidRPr="005A041C" w:rsidR="00A729F3" w:rsidP="00AE5524" w:rsidRDefault="00A729F3" w14:paraId="44D258B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8" w:type="pct"/>
            <w:noWrap/>
            <w:hideMark/>
          </w:tcPr>
          <w:p w:rsidRPr="005A041C" w:rsidR="00A729F3" w:rsidP="00AE5524" w:rsidRDefault="00A729F3" w14:paraId="54A208E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8" w:type="pct"/>
            <w:noWrap/>
            <w:hideMark/>
          </w:tcPr>
          <w:p w:rsidRPr="005A041C" w:rsidR="00A729F3" w:rsidP="00AE5524" w:rsidRDefault="00A729F3" w14:paraId="673C1DA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084B193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441322A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2D24578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663F86A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2E1C902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18D1F9F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4A6F202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2430F3C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20" w:type="pct"/>
            <w:noWrap/>
            <w:hideMark/>
          </w:tcPr>
          <w:p w:rsidRPr="005A041C" w:rsidR="00A729F3" w:rsidP="00AE5524" w:rsidRDefault="00A729F3" w14:paraId="0503CB1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r w:rsidRPr="005A041C" w:rsidR="00A729F3" w:rsidTr="00502FFB" w14:paraId="7FAA5016"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0DD94690"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17</w:t>
            </w:r>
          </w:p>
        </w:tc>
        <w:tc>
          <w:tcPr>
            <w:tcW w:w="1241" w:type="pct"/>
            <w:noWrap/>
            <w:hideMark/>
          </w:tcPr>
          <w:p w:rsidRPr="005A041C" w:rsidR="00A729F3" w:rsidP="00AE5524" w:rsidRDefault="00A729F3" w14:paraId="6374BA4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Sports</w:t>
            </w:r>
          </w:p>
        </w:tc>
        <w:tc>
          <w:tcPr>
            <w:tcW w:w="148" w:type="pct"/>
            <w:noWrap/>
            <w:hideMark/>
          </w:tcPr>
          <w:p w:rsidRPr="005A041C" w:rsidR="00A729F3" w:rsidP="00AE5524" w:rsidRDefault="00A729F3" w14:paraId="101B504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8" w:type="pct"/>
            <w:noWrap/>
            <w:hideMark/>
          </w:tcPr>
          <w:p w:rsidRPr="005A041C" w:rsidR="00A729F3" w:rsidP="00AE5524" w:rsidRDefault="00A729F3" w14:paraId="02E43BE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8" w:type="pct"/>
            <w:noWrap/>
            <w:hideMark/>
          </w:tcPr>
          <w:p w:rsidRPr="005A041C" w:rsidR="00A729F3" w:rsidP="00AE5524" w:rsidRDefault="00A729F3" w14:paraId="08DB64B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8" w:type="pct"/>
            <w:noWrap/>
            <w:hideMark/>
          </w:tcPr>
          <w:p w:rsidRPr="005A041C" w:rsidR="00A729F3" w:rsidP="00AE5524" w:rsidRDefault="00A729F3" w14:paraId="63B378C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772C5E6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7C2E0E8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0DF00F9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4D93A0E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339161F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6B69021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3682551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410755A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20" w:type="pct"/>
            <w:noWrap/>
            <w:hideMark/>
          </w:tcPr>
          <w:p w:rsidRPr="005A041C" w:rsidR="00A729F3" w:rsidP="00AE5524" w:rsidRDefault="00A729F3" w14:paraId="516DE30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r w:rsidRPr="005A041C" w:rsidR="00A729F3" w:rsidTr="00502FFB" w14:paraId="6550BFCD"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43CF5B1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18</w:t>
            </w:r>
          </w:p>
        </w:tc>
        <w:tc>
          <w:tcPr>
            <w:tcW w:w="1241" w:type="pct"/>
            <w:noWrap/>
            <w:hideMark/>
          </w:tcPr>
          <w:p w:rsidRPr="005A041C" w:rsidR="00A729F3" w:rsidP="00AE5524" w:rsidRDefault="00A729F3" w14:paraId="04E59DC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Engineering and Technology</w:t>
            </w:r>
          </w:p>
        </w:tc>
        <w:tc>
          <w:tcPr>
            <w:tcW w:w="148" w:type="pct"/>
            <w:noWrap/>
            <w:hideMark/>
          </w:tcPr>
          <w:p w:rsidRPr="005A041C" w:rsidR="00A729F3" w:rsidP="00AE5524" w:rsidRDefault="00A729F3" w14:paraId="77E2A5C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8" w:type="pct"/>
            <w:noWrap/>
            <w:hideMark/>
          </w:tcPr>
          <w:p w:rsidRPr="005A041C" w:rsidR="00A729F3" w:rsidP="00AE5524" w:rsidRDefault="00A729F3" w14:paraId="4CFE65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568A130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318" w:type="pct"/>
            <w:noWrap/>
            <w:hideMark/>
          </w:tcPr>
          <w:p w:rsidRPr="005A041C" w:rsidR="00A729F3" w:rsidP="00AE5524" w:rsidRDefault="00A729F3" w14:paraId="0A09FB9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3C04D0B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1FC759D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3DCF504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554750D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2BF61A6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1B5FE5B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48FD7B5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3F70D5B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20" w:type="pct"/>
            <w:noWrap/>
            <w:hideMark/>
          </w:tcPr>
          <w:p w:rsidRPr="005A041C" w:rsidR="00A729F3" w:rsidP="00AE5524" w:rsidRDefault="00A729F3" w14:paraId="66C316D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A729F3" w:rsidTr="00502FFB" w14:paraId="452D82E0"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65DAF90E"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19</w:t>
            </w:r>
          </w:p>
        </w:tc>
        <w:tc>
          <w:tcPr>
            <w:tcW w:w="1241" w:type="pct"/>
            <w:noWrap/>
            <w:hideMark/>
          </w:tcPr>
          <w:p w:rsidRPr="005A041C" w:rsidR="00A729F3" w:rsidP="00AE5524" w:rsidRDefault="00A729F3" w14:paraId="1C91894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Agriculture</w:t>
            </w:r>
            <w:r>
              <w:rPr>
                <w:rFonts w:ascii="Calibri" w:hAnsi="Calibri" w:eastAsia="Times New Roman" w:cs="Calibri"/>
                <w:color w:val="000000"/>
                <w:lang w:val="en-IN"/>
              </w:rPr>
              <w:t xml:space="preserve">, </w:t>
            </w:r>
            <w:r w:rsidRPr="005A041C">
              <w:rPr>
                <w:rFonts w:ascii="Calibri" w:hAnsi="Calibri" w:eastAsia="Times New Roman" w:cs="Calibri"/>
                <w:color w:val="000000"/>
                <w:lang w:val="en-IN"/>
              </w:rPr>
              <w:t xml:space="preserve">Food </w:t>
            </w:r>
            <w:r>
              <w:rPr>
                <w:rFonts w:ascii="Calibri" w:hAnsi="Calibri" w:eastAsia="Times New Roman" w:cs="Calibri"/>
                <w:color w:val="000000"/>
                <w:lang w:val="en-IN"/>
              </w:rPr>
              <w:t xml:space="preserve">Industry and </w:t>
            </w:r>
            <w:r w:rsidRPr="005A041C">
              <w:rPr>
                <w:rFonts w:ascii="Calibri" w:hAnsi="Calibri" w:eastAsia="Times New Roman" w:cs="Calibri"/>
                <w:color w:val="000000"/>
                <w:lang w:val="en-IN"/>
              </w:rPr>
              <w:t xml:space="preserve">Forestry </w:t>
            </w:r>
          </w:p>
        </w:tc>
        <w:tc>
          <w:tcPr>
            <w:tcW w:w="148" w:type="pct"/>
            <w:noWrap/>
            <w:hideMark/>
          </w:tcPr>
          <w:p w:rsidRPr="005A041C" w:rsidR="00A729F3" w:rsidP="00AE5524" w:rsidRDefault="00A729F3" w14:paraId="164BE73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8" w:type="pct"/>
            <w:noWrap/>
            <w:hideMark/>
          </w:tcPr>
          <w:p w:rsidRPr="005A041C" w:rsidR="00A729F3" w:rsidP="00AE5524" w:rsidRDefault="00A729F3" w14:paraId="78F2304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7E33D57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noWrap/>
            <w:hideMark/>
          </w:tcPr>
          <w:p w:rsidRPr="005A041C" w:rsidR="00A729F3" w:rsidP="00AE5524" w:rsidRDefault="00A729F3" w14:paraId="2590E17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422664B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55F30CE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684227B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4CFAB41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48DB553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21619CD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38CAA6D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5170666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5A041C" w:rsidR="00A729F3" w:rsidP="00AE5524" w:rsidRDefault="00A729F3" w14:paraId="6015F38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A729F3" w:rsidTr="00502FFB" w14:paraId="62DB951F"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7E02A19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20</w:t>
            </w:r>
          </w:p>
        </w:tc>
        <w:tc>
          <w:tcPr>
            <w:tcW w:w="1241" w:type="pct"/>
            <w:noWrap/>
            <w:hideMark/>
          </w:tcPr>
          <w:p w:rsidRPr="005A041C" w:rsidR="00A729F3" w:rsidP="00AE5524" w:rsidRDefault="00A729F3" w14:paraId="45FF06D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Education and Training</w:t>
            </w:r>
          </w:p>
        </w:tc>
        <w:tc>
          <w:tcPr>
            <w:tcW w:w="148" w:type="pct"/>
            <w:noWrap/>
            <w:hideMark/>
          </w:tcPr>
          <w:p w:rsidRPr="005A041C" w:rsidR="00A729F3" w:rsidP="00AE5524" w:rsidRDefault="00A729F3" w14:paraId="63B7057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A729F3" w:rsidP="00AE5524" w:rsidRDefault="00A729F3" w14:paraId="7F5923A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148" w:type="pct"/>
            <w:noWrap/>
            <w:hideMark/>
          </w:tcPr>
          <w:p w:rsidRPr="005A041C" w:rsidR="00A729F3" w:rsidP="00AE5524" w:rsidRDefault="00A729F3" w14:paraId="19BAC3A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318" w:type="pct"/>
            <w:noWrap/>
            <w:hideMark/>
          </w:tcPr>
          <w:p w:rsidRPr="005A041C" w:rsidR="00A729F3" w:rsidP="00AE5524" w:rsidRDefault="00A729F3" w14:paraId="2CF161E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434561D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57C6375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6A44CE3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6CA882E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17B3A19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614B732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268E643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3FA71D7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5A041C" w:rsidR="00A729F3" w:rsidP="00AE5524" w:rsidRDefault="00A729F3" w14:paraId="0921703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A729F3" w:rsidTr="00502FFB" w14:paraId="63530E43"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1CF4B29C"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21</w:t>
            </w:r>
          </w:p>
        </w:tc>
        <w:tc>
          <w:tcPr>
            <w:tcW w:w="1241" w:type="pct"/>
            <w:noWrap/>
            <w:hideMark/>
          </w:tcPr>
          <w:p w:rsidRPr="005A041C" w:rsidR="00A729F3" w:rsidP="00AE5524" w:rsidRDefault="00A729F3" w14:paraId="7274D72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Paramedical</w:t>
            </w:r>
          </w:p>
        </w:tc>
        <w:tc>
          <w:tcPr>
            <w:tcW w:w="148" w:type="pct"/>
            <w:noWrap/>
            <w:hideMark/>
          </w:tcPr>
          <w:p w:rsidRPr="005A041C" w:rsidR="00A729F3" w:rsidP="00AE5524" w:rsidRDefault="00A729F3" w14:paraId="076F9E4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A729F3" w:rsidP="00AE5524" w:rsidRDefault="00A729F3" w14:paraId="60180E3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8" w:type="pct"/>
            <w:noWrap/>
            <w:hideMark/>
          </w:tcPr>
          <w:p w:rsidRPr="005A041C" w:rsidR="00A729F3" w:rsidP="00AE5524" w:rsidRDefault="00A729F3" w14:paraId="15E5461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318" w:type="pct"/>
            <w:noWrap/>
            <w:hideMark/>
          </w:tcPr>
          <w:p w:rsidRPr="005A041C" w:rsidR="00A729F3" w:rsidP="00AE5524" w:rsidRDefault="00A729F3" w14:paraId="17BDD2F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685330E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5A892D8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5BA51CD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68503AC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68EC840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54917A7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6C1458C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639FE9C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20" w:type="pct"/>
            <w:noWrap/>
            <w:hideMark/>
          </w:tcPr>
          <w:p w:rsidRPr="005A041C" w:rsidR="00A729F3" w:rsidP="00AE5524" w:rsidRDefault="00A729F3" w14:paraId="08D80C0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A729F3" w:rsidTr="00502FFB" w14:paraId="04F61ADB"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0456FB6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22</w:t>
            </w:r>
          </w:p>
        </w:tc>
        <w:tc>
          <w:tcPr>
            <w:tcW w:w="1241" w:type="pct"/>
            <w:noWrap/>
            <w:hideMark/>
          </w:tcPr>
          <w:p w:rsidRPr="005A041C" w:rsidR="00A729F3" w:rsidP="00AE5524" w:rsidRDefault="00A729F3" w14:paraId="17F6865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Hospitality and Tourism  </w:t>
            </w:r>
          </w:p>
        </w:tc>
        <w:tc>
          <w:tcPr>
            <w:tcW w:w="148" w:type="pct"/>
            <w:noWrap/>
            <w:hideMark/>
          </w:tcPr>
          <w:p w:rsidRPr="005A041C" w:rsidR="00A729F3" w:rsidP="00AE5524" w:rsidRDefault="00A729F3" w14:paraId="678B8F3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A729F3" w:rsidP="00AE5524" w:rsidRDefault="00A729F3" w14:paraId="700311B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8" w:type="pct"/>
            <w:noWrap/>
            <w:hideMark/>
          </w:tcPr>
          <w:p w:rsidRPr="005A041C" w:rsidR="00A729F3" w:rsidP="00AE5524" w:rsidRDefault="00A729F3" w14:paraId="40CC862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318" w:type="pct"/>
            <w:noWrap/>
            <w:hideMark/>
          </w:tcPr>
          <w:p w:rsidRPr="005A041C" w:rsidR="00A729F3" w:rsidP="00AE5524" w:rsidRDefault="00A729F3" w14:paraId="0143882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16CBB91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20881DD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20EDA3D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57B2A84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7BEDE2E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7027725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34596D8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65CCE29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20" w:type="pct"/>
            <w:noWrap/>
            <w:hideMark/>
          </w:tcPr>
          <w:p w:rsidRPr="005A041C" w:rsidR="00A729F3" w:rsidP="00AE5524" w:rsidRDefault="00A729F3" w14:paraId="001D73F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r w:rsidRPr="005A041C" w:rsidR="00A729F3" w:rsidTr="00502FFB" w14:paraId="1734A95C"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7070F469" w14:textId="4C315F3A">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23</w:t>
            </w:r>
          </w:p>
        </w:tc>
        <w:tc>
          <w:tcPr>
            <w:tcW w:w="1241" w:type="pct"/>
            <w:noWrap/>
            <w:hideMark/>
          </w:tcPr>
          <w:p w:rsidRPr="005A041C" w:rsidR="00A729F3" w:rsidP="00AE5524" w:rsidRDefault="00A729F3" w14:paraId="385D58D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Community and Social Service</w:t>
            </w:r>
          </w:p>
        </w:tc>
        <w:tc>
          <w:tcPr>
            <w:tcW w:w="148" w:type="pct"/>
            <w:noWrap/>
            <w:hideMark/>
          </w:tcPr>
          <w:p w:rsidRPr="005A041C" w:rsidR="00A729F3" w:rsidP="00AE5524" w:rsidRDefault="00A729F3" w14:paraId="70260AF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A729F3" w:rsidP="00AE5524" w:rsidRDefault="00A729F3" w14:paraId="7E8098C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8" w:type="pct"/>
            <w:noWrap/>
            <w:hideMark/>
          </w:tcPr>
          <w:p w:rsidRPr="005A041C" w:rsidR="00A729F3" w:rsidP="00AE5524" w:rsidRDefault="00A729F3" w14:paraId="2671D05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noWrap/>
            <w:hideMark/>
          </w:tcPr>
          <w:p w:rsidRPr="005A041C" w:rsidR="00A729F3" w:rsidP="00AE5524" w:rsidRDefault="00A729F3" w14:paraId="7752E03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4171724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383AF4C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48CD32F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A729F3" w:rsidP="00AE5524" w:rsidRDefault="00A729F3" w14:paraId="0329CC5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7590AA1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49DA7D6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5E093CE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2372EA2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20" w:type="pct"/>
            <w:noWrap/>
            <w:hideMark/>
          </w:tcPr>
          <w:p w:rsidRPr="005A041C" w:rsidR="00A729F3" w:rsidP="00AE5524" w:rsidRDefault="00A729F3" w14:paraId="0A8E7BE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r w:rsidRPr="005A041C" w:rsidR="00A729F3" w:rsidTr="00502FFB" w14:paraId="4453922A" w14:textId="77777777">
        <w:trPr>
          <w:trHeight w:val="292"/>
        </w:trPr>
        <w:tc>
          <w:tcPr>
            <w:cnfStyle w:val="001000000000" w:firstRow="0" w:lastRow="0" w:firstColumn="1" w:lastColumn="0" w:oddVBand="0" w:evenVBand="0" w:oddHBand="0" w:evenHBand="0" w:firstRowFirstColumn="0" w:firstRowLastColumn="0" w:lastRowFirstColumn="0" w:lastRowLastColumn="0"/>
            <w:tcW w:w="133" w:type="pct"/>
          </w:tcPr>
          <w:p w:rsidRPr="00685E90" w:rsidR="00A729F3" w:rsidP="00AE5524" w:rsidRDefault="00A729F3" w14:paraId="5A51F0B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24</w:t>
            </w:r>
          </w:p>
        </w:tc>
        <w:tc>
          <w:tcPr>
            <w:tcW w:w="1241" w:type="pct"/>
            <w:noWrap/>
            <w:hideMark/>
          </w:tcPr>
          <w:p w:rsidRPr="005A041C" w:rsidR="00A729F3" w:rsidP="00AE5524" w:rsidRDefault="00A729F3" w14:paraId="148D2C9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Personal Care and Services </w:t>
            </w:r>
          </w:p>
        </w:tc>
        <w:tc>
          <w:tcPr>
            <w:tcW w:w="148" w:type="pct"/>
            <w:noWrap/>
            <w:hideMark/>
          </w:tcPr>
          <w:p w:rsidRPr="005A041C" w:rsidR="00A729F3" w:rsidP="00AE5524" w:rsidRDefault="00A729F3" w14:paraId="06F59ED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8" w:type="pct"/>
            <w:noWrap/>
            <w:hideMark/>
          </w:tcPr>
          <w:p w:rsidRPr="005A041C" w:rsidR="00A729F3" w:rsidP="00AE5524" w:rsidRDefault="00A729F3" w14:paraId="17DA5D3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8" w:type="pct"/>
            <w:noWrap/>
            <w:hideMark/>
          </w:tcPr>
          <w:p w:rsidRPr="005A041C" w:rsidR="00A729F3" w:rsidP="00AE5524" w:rsidRDefault="00A729F3" w14:paraId="2F37D8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8" w:type="pct"/>
            <w:noWrap/>
            <w:hideMark/>
          </w:tcPr>
          <w:p w:rsidRPr="005A041C" w:rsidR="00A729F3" w:rsidP="00AE5524" w:rsidRDefault="00A729F3" w14:paraId="0C7ABE6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A729F3" w:rsidP="00AE5524" w:rsidRDefault="00A729F3" w14:paraId="5BE7964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5E7D6E0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A729F3" w:rsidP="00AE5524" w:rsidRDefault="00A729F3" w14:paraId="0CF3A20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8" w:type="pct"/>
            <w:noWrap/>
            <w:hideMark/>
          </w:tcPr>
          <w:p w:rsidRPr="005A041C" w:rsidR="00A729F3" w:rsidP="00AE5524" w:rsidRDefault="00A729F3" w14:paraId="799C581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A729F3" w:rsidP="00AE5524" w:rsidRDefault="00A729F3" w14:paraId="7DED1B6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0C40907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A729F3" w:rsidP="00AE5524" w:rsidRDefault="00A729F3" w14:paraId="23F3D81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A729F3" w:rsidP="00AE5524" w:rsidRDefault="00A729F3" w14:paraId="5CB4B0A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20" w:type="pct"/>
            <w:noWrap/>
            <w:hideMark/>
          </w:tcPr>
          <w:p w:rsidRPr="005A041C" w:rsidR="00A729F3" w:rsidP="00AE5524" w:rsidRDefault="00A729F3" w14:paraId="1AEAFF5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r>
    </w:tbl>
    <w:p w:rsidR="00A729F3" w:rsidP="00AE5524" w:rsidRDefault="00A729F3" w14:paraId="0DB431B9" w14:textId="77777777">
      <w:pPr>
        <w:sectPr w:rsidR="00A729F3" w:rsidSect="00A729F3">
          <w:pgSz w:w="15840" w:h="12240" w:orient="landscape"/>
          <w:pgMar w:top="720" w:right="720" w:bottom="720" w:left="720" w:header="720" w:footer="720" w:gutter="0"/>
          <w:pgNumType w:start="1"/>
          <w:cols w:space="720"/>
          <w:docGrid w:linePitch="299"/>
        </w:sectPr>
      </w:pPr>
    </w:p>
    <w:p w:rsidR="00A729F3" w:rsidP="00AE5524" w:rsidRDefault="00A729F3" w14:paraId="54E4504F" w14:textId="22E712D9">
      <w:pPr>
        <w:pStyle w:val="Heading3"/>
      </w:pPr>
      <w:r>
        <w:t>Explanation of mapping table</w:t>
      </w:r>
    </w:p>
    <w:p w:rsidR="00A729F3" w:rsidP="00AE5524" w:rsidRDefault="00A729F3" w14:paraId="55E9D930" w14:textId="77777777">
      <w:pPr>
        <w:pStyle w:val="ListParagraph"/>
        <w:numPr>
          <w:ilvl w:val="0"/>
          <w:numId w:val="19"/>
        </w:numPr>
      </w:pPr>
      <w:r w:rsidRPr="7C15921F">
        <w:rPr>
          <w:lang w:val="en-US"/>
        </w:rPr>
        <w:t xml:space="preserve">Sr. no. refers to serial number of the Pathway.  </w:t>
      </w:r>
    </w:p>
    <w:p w:rsidR="00A729F3" w:rsidP="00AE5524" w:rsidRDefault="00A729F3" w14:paraId="073DF543" w14:textId="77777777">
      <w:pPr>
        <w:pStyle w:val="ListParagraph"/>
        <w:numPr>
          <w:ilvl w:val="0"/>
          <w:numId w:val="19"/>
        </w:numPr>
      </w:pPr>
      <w:r w:rsidRPr="7C15921F">
        <w:rPr>
          <w:lang w:val="en-US"/>
        </w:rPr>
        <w:t>Pathway refers to name of all the career pathways.</w:t>
      </w:r>
    </w:p>
    <w:p w:rsidR="00A729F3" w:rsidP="00AE5524" w:rsidRDefault="00A729F3" w14:paraId="6EF6B140" w14:textId="77777777">
      <w:pPr>
        <w:pStyle w:val="ListParagraph"/>
        <w:numPr>
          <w:ilvl w:val="0"/>
          <w:numId w:val="19"/>
        </w:numPr>
      </w:pPr>
      <w:r>
        <w:t>In personality cells</w:t>
      </w:r>
    </w:p>
    <w:p w:rsidR="00A729F3" w:rsidP="00AE5524" w:rsidRDefault="00A729F3" w14:paraId="08FAE102" w14:textId="77777777">
      <w:pPr>
        <w:ind w:left="720" w:firstLine="720"/>
      </w:pPr>
      <w:r w:rsidRPr="7C15921F">
        <w:rPr>
          <w:lang w:val="en-US"/>
        </w:rPr>
        <w:t>P1 is topmost personality trait for given career pathway.</w:t>
      </w:r>
    </w:p>
    <w:p w:rsidR="00A729F3" w:rsidP="00AE5524" w:rsidRDefault="00A729F3" w14:paraId="1B96CDD7" w14:textId="77777777">
      <w:pPr>
        <w:ind w:left="720" w:firstLine="720"/>
      </w:pPr>
      <w:r w:rsidRPr="7C15921F">
        <w:rPr>
          <w:lang w:val="en-US"/>
        </w:rPr>
        <w:t>P2 is second topmost personality trait for given career pathway.</w:t>
      </w:r>
    </w:p>
    <w:p w:rsidR="00A729F3" w:rsidP="00AE5524" w:rsidRDefault="00A729F3" w14:paraId="036368DB" w14:textId="77777777">
      <w:pPr>
        <w:ind w:left="720" w:firstLine="720"/>
      </w:pPr>
      <w:r w:rsidRPr="7C15921F">
        <w:rPr>
          <w:lang w:val="en-US"/>
        </w:rPr>
        <w:t>P3 is third topmost personality trait for given career pathway.</w:t>
      </w:r>
    </w:p>
    <w:p w:rsidR="00A729F3" w:rsidP="00AE5524" w:rsidRDefault="00A729F3" w14:paraId="17BA526F" w14:textId="77777777">
      <w:pPr>
        <w:ind w:left="720" w:firstLine="720"/>
      </w:pPr>
      <w:r>
        <w:t>Under personality cells: headings refer to</w:t>
      </w:r>
    </w:p>
    <w:p w:rsidR="00A729F3" w:rsidP="00AE5524" w:rsidRDefault="00A729F3" w14:paraId="61F91AA1" w14:textId="77777777">
      <w:pPr>
        <w:ind w:left="1800" w:firstLine="360"/>
      </w:pPr>
      <w:r>
        <w:t>R: Realistic</w:t>
      </w:r>
    </w:p>
    <w:p w:rsidR="00A729F3" w:rsidP="00AE5524" w:rsidRDefault="00A729F3" w14:paraId="2C7F7612" w14:textId="77777777">
      <w:pPr>
        <w:ind w:left="1440" w:firstLine="720"/>
      </w:pPr>
      <w:r>
        <w:t>I: Investigative</w:t>
      </w:r>
    </w:p>
    <w:p w:rsidR="00A729F3" w:rsidP="00AE5524" w:rsidRDefault="00A729F3" w14:paraId="30E15360" w14:textId="77777777">
      <w:pPr>
        <w:ind w:left="1980" w:firstLine="180"/>
      </w:pPr>
      <w:r>
        <w:t>A: Artistic</w:t>
      </w:r>
    </w:p>
    <w:p w:rsidR="00A729F3" w:rsidP="00AE5524" w:rsidRDefault="00A729F3" w14:paraId="4F48649D" w14:textId="77777777">
      <w:pPr>
        <w:ind w:left="1571" w:firstLine="589"/>
      </w:pPr>
      <w:r>
        <w:t>S: Social</w:t>
      </w:r>
    </w:p>
    <w:p w:rsidR="00A729F3" w:rsidP="00AE5524" w:rsidRDefault="00A729F3" w14:paraId="2748B39A" w14:textId="77777777">
      <w:pPr>
        <w:ind w:left="1980" w:firstLine="180"/>
      </w:pPr>
      <w:r>
        <w:t>E: Enterprising</w:t>
      </w:r>
    </w:p>
    <w:p w:rsidR="00A729F3" w:rsidP="00AE5524" w:rsidRDefault="00A729F3" w14:paraId="2B1EE93F" w14:textId="77777777">
      <w:pPr>
        <w:ind w:left="1571" w:firstLine="589"/>
      </w:pPr>
      <w:r>
        <w:t>C: Conventional</w:t>
      </w:r>
    </w:p>
    <w:p w:rsidR="00A729F3" w:rsidP="00AE5524" w:rsidRDefault="00A729F3" w14:paraId="5BE6E89B" w14:textId="77777777">
      <w:pPr>
        <w:pStyle w:val="ListParagraph"/>
        <w:numPr>
          <w:ilvl w:val="0"/>
          <w:numId w:val="20"/>
        </w:numPr>
      </w:pPr>
      <w:r>
        <w:t>Under Ability section</w:t>
      </w:r>
    </w:p>
    <w:p w:rsidR="00A729F3" w:rsidP="00AE5524" w:rsidRDefault="00A729F3" w14:paraId="44767087" w14:textId="77777777">
      <w:pPr>
        <w:ind w:left="360"/>
      </w:pPr>
    </w:p>
    <w:p w:rsidR="00A729F3" w:rsidP="00AE5524" w:rsidRDefault="00A729F3" w14:paraId="0EC7CC4E" w14:textId="77777777">
      <w:pPr>
        <w:ind w:left="2160"/>
      </w:pPr>
      <w:r>
        <w:t>Ab (Ability) 1</w:t>
      </w:r>
      <w:r w:rsidRPr="000B1A2D">
        <w:rPr>
          <w:rFonts w:ascii="Arial Unicode MS" w:hAnsi="Arial Unicode MS" w:eastAsia="Arial Unicode MS" w:cs="Arial Unicode MS"/>
        </w:rPr>
        <w:t>→</w:t>
      </w:r>
      <w:r>
        <w:t xml:space="preserve"> Communication </w:t>
      </w:r>
    </w:p>
    <w:p w:rsidR="00A729F3" w:rsidP="00AE5524" w:rsidRDefault="00A729F3" w14:paraId="21F576F9" w14:textId="77777777">
      <w:pPr>
        <w:ind w:left="2160"/>
      </w:pPr>
      <w:r>
        <w:t xml:space="preserve">Ab (Ability) 2 </w:t>
      </w:r>
      <w:r w:rsidRPr="000B1A2D">
        <w:rPr>
          <w:rFonts w:ascii="Arial Unicode MS" w:hAnsi="Arial Unicode MS" w:eastAsia="Arial Unicode MS" w:cs="Arial Unicode MS"/>
        </w:rPr>
        <w:t xml:space="preserve">→ </w:t>
      </w:r>
      <w:r>
        <w:t xml:space="preserve">Decision making &amp; problem solving </w:t>
      </w:r>
    </w:p>
    <w:p w:rsidR="00A729F3" w:rsidP="00AE5524" w:rsidRDefault="00A729F3" w14:paraId="60E1EF7E" w14:textId="77777777">
      <w:pPr>
        <w:ind w:left="2160"/>
      </w:pPr>
      <w:r>
        <w:t xml:space="preserve">Ab (Ability) 3 </w:t>
      </w:r>
      <w:r w:rsidRPr="000B1A2D">
        <w:rPr>
          <w:rFonts w:ascii="Arial Unicode MS" w:hAnsi="Arial Unicode MS" w:eastAsia="Arial Unicode MS" w:cs="Arial Unicode MS"/>
        </w:rPr>
        <w:t xml:space="preserve">→ </w:t>
      </w:r>
      <w:r>
        <w:t xml:space="preserve">Speed and accuracy </w:t>
      </w:r>
    </w:p>
    <w:p w:rsidR="00A729F3" w:rsidP="00AE5524" w:rsidRDefault="00A729F3" w14:paraId="56ADA816" w14:textId="77777777">
      <w:pPr>
        <w:ind w:left="2160"/>
      </w:pPr>
      <w:r>
        <w:t xml:space="preserve">Ab (Ability) 4 </w:t>
      </w:r>
      <w:r w:rsidRPr="000B1A2D">
        <w:rPr>
          <w:rFonts w:ascii="Arial Unicode MS" w:hAnsi="Arial Unicode MS" w:eastAsia="Arial Unicode MS" w:cs="Arial Unicode MS"/>
        </w:rPr>
        <w:t xml:space="preserve">→ </w:t>
      </w:r>
      <w:r>
        <w:t xml:space="preserve">Creativity </w:t>
      </w:r>
    </w:p>
    <w:p w:rsidR="00A729F3" w:rsidP="00AE5524" w:rsidRDefault="00A729F3" w14:paraId="5F1642BC" w14:textId="77777777">
      <w:pPr>
        <w:ind w:left="2160"/>
      </w:pPr>
      <w:r>
        <w:t xml:space="preserve">Ab (Ability) 5 </w:t>
      </w:r>
      <w:r w:rsidRPr="000B1A2D">
        <w:rPr>
          <w:rFonts w:ascii="Arial Unicode MS" w:hAnsi="Arial Unicode MS" w:eastAsia="Arial Unicode MS" w:cs="Arial Unicode MS"/>
        </w:rPr>
        <w:t xml:space="preserve">→ </w:t>
      </w:r>
      <w:r>
        <w:t xml:space="preserve">Computational </w:t>
      </w:r>
    </w:p>
    <w:p w:rsidR="00A729F3" w:rsidP="00AE5524" w:rsidRDefault="00A729F3" w14:paraId="740B11F7" w14:textId="77777777">
      <w:pPr>
        <w:ind w:left="2160"/>
      </w:pPr>
      <w:r>
        <w:t xml:space="preserve">Ab (Ability) 6 </w:t>
      </w:r>
      <w:r w:rsidRPr="000B1A2D">
        <w:rPr>
          <w:rFonts w:ascii="Arial Unicode MS" w:hAnsi="Arial Unicode MS" w:eastAsia="Arial Unicode MS" w:cs="Arial Unicode MS"/>
        </w:rPr>
        <w:t xml:space="preserve">→ </w:t>
      </w:r>
      <w:r>
        <w:t xml:space="preserve">Logical reasoning </w:t>
      </w:r>
    </w:p>
    <w:p w:rsidR="00A729F3" w:rsidP="00AE5524" w:rsidRDefault="00A729F3" w14:paraId="67BD319B" w14:textId="77777777">
      <w:pPr>
        <w:ind w:left="2160"/>
      </w:pPr>
      <w:r w:rsidRPr="7C15921F">
        <w:rPr>
          <w:lang w:val="en-US"/>
        </w:rPr>
        <w:t xml:space="preserve">Ab (Ability) 7 </w:t>
      </w:r>
      <w:r w:rsidRPr="7C15921F">
        <w:rPr>
          <w:rFonts w:ascii="Arial Unicode MS" w:hAnsi="Arial Unicode MS" w:eastAsia="Arial Unicode MS" w:cs="Arial Unicode MS"/>
          <w:lang w:val="en-US"/>
        </w:rPr>
        <w:t xml:space="preserve">→ </w:t>
      </w:r>
      <w:r w:rsidRPr="7C15921F">
        <w:rPr>
          <w:lang w:val="en-US"/>
        </w:rPr>
        <w:t xml:space="preserve">Form perception </w:t>
      </w:r>
    </w:p>
    <w:p w:rsidR="00A729F3" w:rsidP="00AE5524" w:rsidRDefault="00A729F3" w14:paraId="6024F155" w14:textId="77777777">
      <w:pPr>
        <w:ind w:left="2160"/>
      </w:pPr>
      <w:r>
        <w:t xml:space="preserve">Ab (Ability) 8 </w:t>
      </w:r>
      <w:r w:rsidRPr="000B1A2D">
        <w:rPr>
          <w:rFonts w:ascii="Arial Unicode MS" w:hAnsi="Arial Unicode MS" w:eastAsia="Arial Unicode MS" w:cs="Arial Unicode MS"/>
        </w:rPr>
        <w:t xml:space="preserve">→ </w:t>
      </w:r>
      <w:r>
        <w:t xml:space="preserve">Technical </w:t>
      </w:r>
    </w:p>
    <w:p w:rsidR="00A729F3" w:rsidP="00AE5524" w:rsidRDefault="00A729F3" w14:paraId="044B248C" w14:textId="77777777">
      <w:pPr>
        <w:ind w:left="2160"/>
      </w:pPr>
      <w:r>
        <w:t xml:space="preserve">Ab (Ability) 9 </w:t>
      </w:r>
      <w:r w:rsidRPr="000B1A2D">
        <w:rPr>
          <w:rFonts w:ascii="Arial Unicode MS" w:hAnsi="Arial Unicode MS" w:eastAsia="Arial Unicode MS" w:cs="Arial Unicode MS"/>
        </w:rPr>
        <w:t xml:space="preserve">→ </w:t>
      </w:r>
      <w:r>
        <w:t>Motor movement</w:t>
      </w:r>
    </w:p>
    <w:p w:rsidR="00A729F3" w:rsidP="00AE5524" w:rsidRDefault="00A729F3" w14:paraId="51C5BA18" w14:textId="77777777">
      <w:pPr>
        <w:ind w:left="2160"/>
      </w:pPr>
      <w:r>
        <w:t xml:space="preserve">Ab (Ability) 10 </w:t>
      </w:r>
      <w:r w:rsidRPr="000B1A2D">
        <w:rPr>
          <w:rFonts w:ascii="Arial Unicode MS" w:hAnsi="Arial Unicode MS" w:eastAsia="Arial Unicode MS" w:cs="Arial Unicode MS"/>
        </w:rPr>
        <w:t xml:space="preserve">→ </w:t>
      </w:r>
      <w:r>
        <w:t>Finger dexterity</w:t>
      </w:r>
    </w:p>
    <w:p w:rsidR="00A729F3" w:rsidP="00AE5524" w:rsidRDefault="00A729F3" w14:paraId="2980FD24" w14:textId="77777777">
      <w:pPr>
        <w:pStyle w:val="ListParagraph"/>
      </w:pPr>
    </w:p>
    <w:p w:rsidR="00A729F3" w:rsidP="00AE5524" w:rsidRDefault="00A729F3" w14:paraId="547C206C" w14:textId="77777777">
      <w:pPr>
        <w:pStyle w:val="ListParagraph"/>
        <w:ind w:left="1440" w:firstLine="720"/>
      </w:pPr>
      <w:r>
        <w:t>NOTE: RANKING IS IMPORTANT (same as section 4)</w:t>
      </w:r>
    </w:p>
    <w:p w:rsidR="00A729F3" w:rsidP="00AE5524" w:rsidRDefault="00A729F3" w14:paraId="38F4C0FA" w14:textId="77777777">
      <w:pPr>
        <w:pStyle w:val="ListParagraph"/>
      </w:pPr>
    </w:p>
    <w:p w:rsidR="00A729F3" w:rsidP="00AE5524" w:rsidRDefault="00A729F3" w14:paraId="209C0652" w14:textId="77777777">
      <w:r w:rsidRPr="7C15921F">
        <w:rPr>
          <w:lang w:val="en-US"/>
        </w:rPr>
        <w:t>In the ability cells : Number refer to How important is the ability for a specific pathway.</w:t>
      </w:r>
    </w:p>
    <w:p w:rsidR="00A729F3" w:rsidP="00AE5524" w:rsidRDefault="00A729F3" w14:paraId="1CAB46EA" w14:textId="77777777" w14:noSpellErr="1">
      <w:pPr>
        <w:pStyle w:val="ListParagraph"/>
        <w:ind w:left="1440" w:firstLine="720"/>
      </w:pPr>
      <w:r w:rsidRPr="0E4DAA93" w:rsidR="00A729F3">
        <w:rPr>
          <w:lang w:val="en-US"/>
        </w:rPr>
        <w:t>Here</w:t>
      </w:r>
      <w:r w:rsidRPr="0E4DAA93" w:rsidR="00A729F3">
        <w:rPr>
          <w:lang w:val="en-US"/>
        </w:rPr>
        <w:t xml:space="preserve"> 1 is most important and 5 is less important.</w:t>
      </w:r>
    </w:p>
    <w:p w:rsidR="00A729F3" w:rsidP="00AE5524" w:rsidRDefault="00A729F3" w14:paraId="71CC51A7" w14:textId="77777777">
      <w:pPr>
        <w:pStyle w:val="ListParagraph"/>
        <w:ind w:left="1440" w:firstLine="720"/>
      </w:pPr>
    </w:p>
    <w:p w:rsidR="00A729F3" w:rsidP="00AE5524" w:rsidRDefault="00A729F3" w14:paraId="46655AEB" w14:textId="77777777">
      <w:pPr>
        <w:pStyle w:val="ListParagraph"/>
        <w:ind w:left="1440" w:firstLine="720"/>
      </w:pPr>
    </w:p>
    <w:p w:rsidR="00A729F3" w:rsidP="00AE5524" w:rsidRDefault="00A729F3" w14:paraId="395DCEE6" w14:textId="77777777">
      <w:r>
        <w:t>For example: for pathway of Architecture</w:t>
      </w:r>
    </w:p>
    <w:p w:rsidR="00A729F3" w:rsidP="00AE5524" w:rsidRDefault="00A729F3" w14:paraId="5ED72C1D" w14:textId="77777777">
      <w:pPr>
        <w:ind w:left="3670" w:firstLine="55"/>
      </w:pPr>
      <w:r>
        <w:t>1. Ab 4</w:t>
      </w:r>
      <w:r w:rsidRPr="007F1D07">
        <w:rPr>
          <w:rFonts w:ascii="Arial Unicode MS" w:hAnsi="Arial Unicode MS" w:eastAsia="Arial Unicode MS" w:cs="Arial Unicode MS"/>
        </w:rPr>
        <w:t>→ Creativity</w:t>
      </w:r>
    </w:p>
    <w:p w:rsidR="00A729F3" w:rsidP="00AE5524" w:rsidRDefault="00A729F3" w14:paraId="7FC43736" w14:textId="77777777">
      <w:pPr>
        <w:pStyle w:val="ListParagraph"/>
        <w:ind w:left="3725"/>
      </w:pPr>
      <w:r>
        <w:t xml:space="preserve">2. Ab 2 </w:t>
      </w:r>
      <w:r w:rsidRPr="005C5B26">
        <w:rPr>
          <w:rFonts w:ascii="Arial Unicode MS" w:hAnsi="Arial Unicode MS" w:eastAsia="Arial Unicode MS" w:cs="Arial Unicode MS"/>
        </w:rPr>
        <w:t>→</w:t>
      </w:r>
      <w:r>
        <w:rPr>
          <w:rFonts w:ascii="Arial Unicode MS" w:hAnsi="Arial Unicode MS" w:eastAsia="Arial Unicode MS" w:cs="Arial Unicode MS"/>
        </w:rPr>
        <w:t xml:space="preserve"> Decision making and Problem solving</w:t>
      </w:r>
    </w:p>
    <w:p w:rsidR="00A729F3" w:rsidP="00AE5524" w:rsidRDefault="00A729F3" w14:paraId="25871B4A" w14:textId="77777777">
      <w:pPr>
        <w:pStyle w:val="ListParagraph"/>
        <w:ind w:left="3725"/>
      </w:pPr>
      <w:r>
        <w:t xml:space="preserve">3. Ab 5 </w:t>
      </w:r>
      <w:r w:rsidRPr="005C5B26">
        <w:rPr>
          <w:rFonts w:ascii="Arial Unicode MS" w:hAnsi="Arial Unicode MS" w:eastAsia="Arial Unicode MS" w:cs="Arial Unicode MS"/>
        </w:rPr>
        <w:t>→</w:t>
      </w:r>
      <w:r>
        <w:rPr>
          <w:rFonts w:ascii="Arial Unicode MS" w:hAnsi="Arial Unicode MS" w:eastAsia="Arial Unicode MS" w:cs="Arial Unicode MS"/>
        </w:rPr>
        <w:t xml:space="preserve"> Computational</w:t>
      </w:r>
    </w:p>
    <w:p w:rsidR="00A729F3" w:rsidP="00AE5524" w:rsidRDefault="00A729F3" w14:paraId="4B2EA559" w14:textId="77777777">
      <w:pPr>
        <w:pStyle w:val="ListParagraph"/>
        <w:ind w:left="3725"/>
      </w:pPr>
      <w:r>
        <w:t xml:space="preserve">4. Ab 8 </w:t>
      </w:r>
      <w:r w:rsidRPr="005C5B26">
        <w:rPr>
          <w:rFonts w:ascii="Arial Unicode MS" w:hAnsi="Arial Unicode MS" w:eastAsia="Arial Unicode MS" w:cs="Arial Unicode MS"/>
        </w:rPr>
        <w:t>→</w:t>
      </w:r>
      <w:r>
        <w:rPr>
          <w:rFonts w:ascii="Arial Unicode MS" w:hAnsi="Arial Unicode MS" w:eastAsia="Arial Unicode MS" w:cs="Arial Unicode MS"/>
        </w:rPr>
        <w:t xml:space="preserve"> Technical</w:t>
      </w:r>
    </w:p>
    <w:p w:rsidR="00A729F3" w:rsidP="00AE5524" w:rsidRDefault="00A729F3" w14:paraId="578A1B67" w14:textId="77777777">
      <w:pPr>
        <w:pStyle w:val="ListParagraph"/>
        <w:ind w:left="3725"/>
      </w:pPr>
      <w:r>
        <w:t xml:space="preserve">5. Ab 3 </w:t>
      </w:r>
      <w:r w:rsidRPr="005C5B26">
        <w:rPr>
          <w:rFonts w:ascii="Arial Unicode MS" w:hAnsi="Arial Unicode MS" w:eastAsia="Arial Unicode MS" w:cs="Arial Unicode MS"/>
        </w:rPr>
        <w:t>→</w:t>
      </w:r>
      <w:r>
        <w:rPr>
          <w:rFonts w:ascii="Arial Unicode MS" w:hAnsi="Arial Unicode MS" w:eastAsia="Arial Unicode MS" w:cs="Arial Unicode MS"/>
        </w:rPr>
        <w:t xml:space="preserve"> Speed and Accuracy</w:t>
      </w:r>
    </w:p>
    <w:p w:rsidR="00A729F3" w:rsidP="00AE5524" w:rsidRDefault="00A729F3" w14:paraId="684A109D" w14:textId="77777777">
      <w:pPr>
        <w:ind w:left="720"/>
      </w:pPr>
      <w:r w:rsidRPr="7C15921F">
        <w:rPr>
          <w:lang w:val="en-US"/>
        </w:rPr>
        <w:t>So creativity is most important ability and speed and accuracy is 5</w:t>
      </w:r>
      <w:r w:rsidRPr="7C15921F">
        <w:rPr>
          <w:vertAlign w:val="superscript"/>
          <w:lang w:val="en-US"/>
        </w:rPr>
        <w:t>th</w:t>
      </w:r>
      <w:r w:rsidRPr="7C15921F">
        <w:rPr>
          <w:lang w:val="en-US"/>
        </w:rPr>
        <w:t xml:space="preserve"> most important ability.</w:t>
      </w:r>
    </w:p>
    <w:p w:rsidR="00602724" w:rsidP="00AE5524" w:rsidRDefault="00602724" w14:paraId="14E66E9E" w14:textId="77777777">
      <w:pPr>
        <w:ind w:left="720"/>
        <w:sectPr w:rsidR="00602724" w:rsidSect="00A729F3">
          <w:pgSz w:w="12240" w:h="15840" w:orient="portrait"/>
          <w:pgMar w:top="720" w:right="720" w:bottom="720" w:left="720" w:header="720" w:footer="720" w:gutter="0"/>
          <w:pgNumType w:start="1"/>
          <w:cols w:space="720"/>
          <w:docGrid w:linePitch="299"/>
        </w:sectPr>
      </w:pPr>
    </w:p>
    <w:p w:rsidR="00602724" w:rsidP="00AE5524" w:rsidRDefault="00602724" w14:paraId="45DEF193" w14:textId="77777777">
      <w:pPr>
        <w:ind w:left="720"/>
      </w:pPr>
    </w:p>
    <w:p w:rsidR="00A729F3" w:rsidP="00AE5524" w:rsidRDefault="00A729F3" w14:paraId="7C6C3AD6" w14:textId="77777777">
      <w:pPr>
        <w:pStyle w:val="Heading3"/>
        <w:spacing w:before="0"/>
      </w:pPr>
      <w:r>
        <w:t>Example 1:</w:t>
      </w:r>
    </w:p>
    <w:p w:rsidR="00A729F3" w:rsidP="00AE5524" w:rsidRDefault="00A729F3" w14:paraId="5F1A21D8" w14:textId="7BC6F301">
      <w:pPr>
        <w:pStyle w:val="Heading4"/>
        <w:spacing w:before="0"/>
      </w:pPr>
      <w:r w:rsidRPr="7C15921F">
        <w:rPr>
          <w:lang w:val="en-US"/>
        </w:rPr>
        <w:t xml:space="preserve">Step 1: For Student </w:t>
      </w:r>
      <w:r w:rsidRPr="7C15921F" w:rsidR="00602724">
        <w:rPr>
          <w:lang w:val="en-US"/>
        </w:rPr>
        <w:t>Q</w:t>
      </w:r>
      <w:r w:rsidRPr="7C15921F">
        <w:rPr>
          <w:lang w:val="en-US"/>
        </w:rPr>
        <w:t>, take top 3 personalities identified in Section 1</w:t>
      </w:r>
    </w:p>
    <w:p w:rsidR="00A729F3" w:rsidP="00AE5524" w:rsidRDefault="00A729F3" w14:paraId="08915049" w14:textId="77777777">
      <w:r w:rsidRPr="7C15921F">
        <w:rPr>
          <w:lang w:val="en-US"/>
        </w:rPr>
        <w:t xml:space="preserve">Let’s Assume Top 3 personalities are </w:t>
      </w:r>
    </w:p>
    <w:p w:rsidR="00A729F3" w:rsidP="00AE5524" w:rsidRDefault="00602724" w14:paraId="49C1BAD0" w14:textId="346B767C">
      <w:pPr>
        <w:pStyle w:val="ListParagraph"/>
        <w:numPr>
          <w:ilvl w:val="3"/>
          <w:numId w:val="21"/>
        </w:numPr>
      </w:pPr>
      <w:r>
        <w:t>Realistic</w:t>
      </w:r>
      <w:r w:rsidR="00A729F3">
        <w:t xml:space="preserve"> (</w:t>
      </w:r>
      <w:r>
        <w:t>R</w:t>
      </w:r>
      <w:r w:rsidR="00A729F3">
        <w:t xml:space="preserve">), Stanine </w:t>
      </w:r>
      <w:r w:rsidR="001004FA">
        <w:t>8</w:t>
      </w:r>
      <w:r w:rsidR="00A729F3">
        <w:t xml:space="preserve"> </w:t>
      </w:r>
    </w:p>
    <w:p w:rsidR="00A729F3" w:rsidP="00AE5524" w:rsidRDefault="00602724" w14:paraId="2828A38B" w14:textId="24973E3D">
      <w:pPr>
        <w:pStyle w:val="ListParagraph"/>
        <w:numPr>
          <w:ilvl w:val="3"/>
          <w:numId w:val="21"/>
        </w:numPr>
      </w:pPr>
      <w:r w:rsidRPr="7C15921F">
        <w:rPr>
          <w:lang w:val="en-US"/>
        </w:rPr>
        <w:t>Investigative</w:t>
      </w:r>
      <w:r w:rsidRPr="7C15921F" w:rsidR="00A729F3">
        <w:rPr>
          <w:lang w:val="en-US"/>
        </w:rPr>
        <w:t xml:space="preserve">  (</w:t>
      </w:r>
      <w:r w:rsidRPr="7C15921F">
        <w:rPr>
          <w:lang w:val="en-US"/>
        </w:rPr>
        <w:t>I</w:t>
      </w:r>
      <w:r w:rsidRPr="7C15921F" w:rsidR="00A729F3">
        <w:rPr>
          <w:lang w:val="en-US"/>
        </w:rPr>
        <w:t xml:space="preserve">) Stanine </w:t>
      </w:r>
      <w:r w:rsidRPr="7C15921F" w:rsidR="001004FA">
        <w:rPr>
          <w:lang w:val="en-US"/>
        </w:rPr>
        <w:t>7</w:t>
      </w:r>
    </w:p>
    <w:p w:rsidR="00A729F3" w:rsidP="00AE5524" w:rsidRDefault="00602724" w14:paraId="3A16C724" w14:textId="75645C1E">
      <w:pPr>
        <w:pStyle w:val="ListParagraph"/>
        <w:numPr>
          <w:ilvl w:val="3"/>
          <w:numId w:val="21"/>
        </w:numPr>
      </w:pPr>
      <w:r>
        <w:t>Conventional</w:t>
      </w:r>
      <w:r w:rsidR="00A729F3">
        <w:t xml:space="preserve"> (</w:t>
      </w:r>
      <w:r>
        <w:t>C</w:t>
      </w:r>
      <w:r w:rsidR="00A729F3">
        <w:t>) Stanine 6</w:t>
      </w:r>
    </w:p>
    <w:p w:rsidR="00A729F3" w:rsidP="00AE5524" w:rsidRDefault="00A729F3" w14:paraId="16E27A09" w14:textId="77777777">
      <w:pPr>
        <w:pStyle w:val="Heading3"/>
      </w:pPr>
      <w:r w:rsidRPr="7C15921F">
        <w:rPr>
          <w:lang w:val="en-US"/>
        </w:rPr>
        <w:t>Step 2: Select pathways where top 3 personalities of the child are present under column P1.</w:t>
      </w:r>
    </w:p>
    <w:p w:rsidR="00A729F3" w:rsidP="00AE5524" w:rsidRDefault="00A729F3" w14:paraId="09706977" w14:textId="77777777">
      <w:r>
        <w:t>Referring to mapping table above:</w:t>
      </w:r>
    </w:p>
    <w:tbl>
      <w:tblPr>
        <w:tblStyle w:val="GridTable4-Accent1"/>
        <w:tblW w:w="5182" w:type="pct"/>
        <w:tblLook w:val="06A0" w:firstRow="1" w:lastRow="0" w:firstColumn="1" w:lastColumn="0" w:noHBand="1" w:noVBand="1"/>
      </w:tblPr>
      <w:tblGrid>
        <w:gridCol w:w="819"/>
        <w:gridCol w:w="7634"/>
        <w:gridCol w:w="910"/>
        <w:gridCol w:w="910"/>
        <w:gridCol w:w="910"/>
      </w:tblGrid>
      <w:tr w:rsidRPr="005A041C" w:rsidR="00A729F3" w:rsidTr="00502FFB" w14:paraId="1299CEFD"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366" w:type="pct"/>
          </w:tcPr>
          <w:p w:rsidRPr="005A041C" w:rsidR="00A729F3" w:rsidP="00AE5524" w:rsidRDefault="00A729F3" w14:paraId="388AA491" w14:textId="77777777">
            <w:pPr>
              <w:rPr>
                <w:rFonts w:ascii="Calibri" w:hAnsi="Calibri" w:eastAsia="Times New Roman" w:cs="Calibri"/>
                <w:color w:val="000000"/>
                <w:lang w:val="en-IN"/>
              </w:rPr>
            </w:pPr>
          </w:p>
        </w:tc>
        <w:tc>
          <w:tcPr>
            <w:tcW w:w="3413" w:type="pct"/>
            <w:noWrap/>
            <w:hideMark/>
          </w:tcPr>
          <w:p w:rsidRPr="005A041C" w:rsidR="00A729F3" w:rsidP="00AE5524" w:rsidRDefault="00A729F3" w14:paraId="39D81A3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407" w:type="pct"/>
            <w:noWrap/>
            <w:hideMark/>
          </w:tcPr>
          <w:p w:rsidRPr="005A041C" w:rsidR="00A729F3" w:rsidP="00AE5524" w:rsidRDefault="00A729F3" w14:paraId="32721A5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407" w:type="pct"/>
            <w:noWrap/>
            <w:hideMark/>
          </w:tcPr>
          <w:p w:rsidRPr="005A041C" w:rsidR="00A729F3" w:rsidP="00AE5524" w:rsidRDefault="00A729F3" w14:paraId="5E68CF6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407" w:type="pct"/>
            <w:noWrap/>
            <w:hideMark/>
          </w:tcPr>
          <w:p w:rsidRPr="005A041C" w:rsidR="00A729F3" w:rsidP="00AE5524" w:rsidRDefault="00A729F3" w14:paraId="75E94F7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r>
      <w:tr w:rsidRPr="005A041C" w:rsidR="00A729F3" w:rsidTr="00602724" w14:paraId="6FD1CCCD"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A729F3" w:rsidP="00AE5524" w:rsidRDefault="00A729F3" w14:paraId="31A67C1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w:t>
            </w:r>
          </w:p>
        </w:tc>
        <w:tc>
          <w:tcPr>
            <w:tcW w:w="3413" w:type="pct"/>
            <w:shd w:val="clear" w:color="auto" w:fill="auto"/>
            <w:noWrap/>
            <w:hideMark/>
          </w:tcPr>
          <w:p w:rsidRPr="005A041C" w:rsidR="00A729F3" w:rsidP="00AE5524" w:rsidRDefault="00A729F3" w14:paraId="5AF2DFA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Architecture</w:t>
            </w:r>
          </w:p>
        </w:tc>
        <w:tc>
          <w:tcPr>
            <w:tcW w:w="407" w:type="pct"/>
            <w:shd w:val="clear" w:color="auto" w:fill="auto"/>
            <w:noWrap/>
            <w:hideMark/>
          </w:tcPr>
          <w:p w:rsidRPr="005A041C" w:rsidR="00A729F3" w:rsidP="00AE5524" w:rsidRDefault="00A729F3" w14:paraId="327A37E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shd w:val="clear" w:color="auto" w:fill="auto"/>
            <w:noWrap/>
            <w:hideMark/>
          </w:tcPr>
          <w:p w:rsidRPr="005A041C" w:rsidR="00A729F3" w:rsidP="00AE5524" w:rsidRDefault="00A729F3" w14:paraId="15C02C0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auto"/>
            <w:noWrap/>
            <w:hideMark/>
          </w:tcPr>
          <w:p w:rsidRPr="005A041C" w:rsidR="00A729F3" w:rsidP="00AE5524" w:rsidRDefault="00A729F3" w14:paraId="0866EE5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r>
      <w:tr w:rsidRPr="005A041C" w:rsidR="00A729F3" w:rsidTr="00602724" w14:paraId="67C059FB"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A729F3" w:rsidP="00AE5524" w:rsidRDefault="00A729F3" w14:paraId="5EAACED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w:t>
            </w:r>
          </w:p>
        </w:tc>
        <w:tc>
          <w:tcPr>
            <w:tcW w:w="3413" w:type="pct"/>
            <w:shd w:val="clear" w:color="auto" w:fill="auto"/>
            <w:noWrap/>
            <w:hideMark/>
          </w:tcPr>
          <w:p w:rsidRPr="005A041C" w:rsidR="00A729F3" w:rsidP="00AE5524" w:rsidRDefault="00A729F3" w14:paraId="59CD8CA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Art, Design</w:t>
            </w:r>
          </w:p>
        </w:tc>
        <w:tc>
          <w:tcPr>
            <w:tcW w:w="407" w:type="pct"/>
            <w:shd w:val="clear" w:color="auto" w:fill="auto"/>
            <w:noWrap/>
            <w:hideMark/>
          </w:tcPr>
          <w:p w:rsidRPr="005A041C" w:rsidR="00A729F3" w:rsidP="00AE5524" w:rsidRDefault="00A729F3" w14:paraId="3D9ADE1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shd w:val="clear" w:color="auto" w:fill="auto"/>
            <w:noWrap/>
            <w:hideMark/>
          </w:tcPr>
          <w:p w:rsidRPr="005A041C" w:rsidR="00A729F3" w:rsidP="00AE5524" w:rsidRDefault="00A729F3" w14:paraId="7947850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auto"/>
            <w:noWrap/>
            <w:hideMark/>
          </w:tcPr>
          <w:p w:rsidRPr="005A041C" w:rsidR="00A729F3" w:rsidP="00AE5524" w:rsidRDefault="00A729F3" w14:paraId="47C83C5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A729F3" w:rsidTr="00602724" w14:paraId="4ECE29EC"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A729F3" w:rsidP="00AE5524" w:rsidRDefault="00A729F3" w14:paraId="5948D3B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3</w:t>
            </w:r>
          </w:p>
        </w:tc>
        <w:tc>
          <w:tcPr>
            <w:tcW w:w="3413" w:type="pct"/>
            <w:shd w:val="clear" w:color="auto" w:fill="auto"/>
            <w:noWrap/>
            <w:hideMark/>
          </w:tcPr>
          <w:p w:rsidRPr="005A041C" w:rsidR="00A729F3" w:rsidP="00AE5524" w:rsidRDefault="00A729F3" w14:paraId="59EFE68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Entertainment and Mass Media </w:t>
            </w:r>
          </w:p>
        </w:tc>
        <w:tc>
          <w:tcPr>
            <w:tcW w:w="407" w:type="pct"/>
            <w:shd w:val="clear" w:color="auto" w:fill="auto"/>
            <w:noWrap/>
            <w:hideMark/>
          </w:tcPr>
          <w:p w:rsidRPr="005A041C" w:rsidR="00A729F3" w:rsidP="00AE5524" w:rsidRDefault="00A729F3" w14:paraId="636BC65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shd w:val="clear" w:color="auto" w:fill="auto"/>
            <w:noWrap/>
            <w:hideMark/>
          </w:tcPr>
          <w:p w:rsidRPr="005A041C" w:rsidR="00A729F3" w:rsidP="00AE5524" w:rsidRDefault="00A729F3" w14:paraId="38A42C9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auto"/>
            <w:noWrap/>
            <w:hideMark/>
          </w:tcPr>
          <w:p w:rsidRPr="005A041C" w:rsidR="00A729F3" w:rsidP="00AE5524" w:rsidRDefault="00A729F3" w14:paraId="0D4FF09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A729F3" w:rsidTr="00602724" w14:paraId="5EB8B9C4"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810DE0" w:rsidR="00A729F3" w:rsidP="00AE5524" w:rsidRDefault="00A729F3" w14:paraId="562B24B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4</w:t>
            </w:r>
          </w:p>
        </w:tc>
        <w:tc>
          <w:tcPr>
            <w:tcW w:w="3413" w:type="pct"/>
            <w:shd w:val="clear" w:color="auto" w:fill="EAF1DD" w:themeFill="accent3" w:themeFillTint="33"/>
            <w:noWrap/>
            <w:hideMark/>
          </w:tcPr>
          <w:p w:rsidRPr="005A041C" w:rsidR="00A729F3" w:rsidP="00AE5524" w:rsidRDefault="00A729F3" w14:paraId="502D56F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Management and Administration</w:t>
            </w:r>
          </w:p>
        </w:tc>
        <w:tc>
          <w:tcPr>
            <w:tcW w:w="407" w:type="pct"/>
            <w:shd w:val="clear" w:color="auto" w:fill="EAF1DD" w:themeFill="accent3" w:themeFillTint="33"/>
            <w:noWrap/>
            <w:hideMark/>
          </w:tcPr>
          <w:p w:rsidRPr="005A041C" w:rsidR="00A729F3" w:rsidP="00AE5524" w:rsidRDefault="00A729F3" w14:paraId="766E995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EAF1DD" w:themeFill="accent3" w:themeFillTint="33"/>
            <w:noWrap/>
            <w:hideMark/>
          </w:tcPr>
          <w:p w:rsidRPr="005A041C" w:rsidR="00A729F3" w:rsidP="00AE5524" w:rsidRDefault="00A729F3" w14:paraId="0BFEC89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EAF1DD" w:themeFill="accent3" w:themeFillTint="33"/>
            <w:noWrap/>
            <w:hideMark/>
          </w:tcPr>
          <w:p w:rsidRPr="005A041C" w:rsidR="00A729F3" w:rsidP="00AE5524" w:rsidRDefault="00A729F3" w14:paraId="48617B0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A729F3" w:rsidTr="00602724" w14:paraId="4140DA82"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810DE0" w:rsidR="00A729F3" w:rsidP="00AE5524" w:rsidRDefault="00A729F3" w14:paraId="6FBB7D53"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5</w:t>
            </w:r>
          </w:p>
        </w:tc>
        <w:tc>
          <w:tcPr>
            <w:tcW w:w="3413" w:type="pct"/>
            <w:shd w:val="clear" w:color="auto" w:fill="EAF1DD" w:themeFill="accent3" w:themeFillTint="33"/>
            <w:noWrap/>
            <w:hideMark/>
          </w:tcPr>
          <w:p w:rsidRPr="005A041C" w:rsidR="00A729F3" w:rsidP="00AE5524" w:rsidRDefault="00A729F3" w14:paraId="06C3D34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Banking and Finance</w:t>
            </w:r>
          </w:p>
        </w:tc>
        <w:tc>
          <w:tcPr>
            <w:tcW w:w="407" w:type="pct"/>
            <w:shd w:val="clear" w:color="auto" w:fill="EAF1DD" w:themeFill="accent3" w:themeFillTint="33"/>
            <w:noWrap/>
            <w:hideMark/>
          </w:tcPr>
          <w:p w:rsidRPr="005A041C" w:rsidR="00A729F3" w:rsidP="00AE5524" w:rsidRDefault="00A729F3" w14:paraId="218D745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EAF1DD" w:themeFill="accent3" w:themeFillTint="33"/>
            <w:noWrap/>
            <w:hideMark/>
          </w:tcPr>
          <w:p w:rsidRPr="005A041C" w:rsidR="00A729F3" w:rsidP="00AE5524" w:rsidRDefault="00A729F3" w14:paraId="4AB5A2E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EAF1DD" w:themeFill="accent3" w:themeFillTint="33"/>
            <w:noWrap/>
            <w:hideMark/>
          </w:tcPr>
          <w:p w:rsidRPr="005A041C" w:rsidR="00A729F3" w:rsidP="00AE5524" w:rsidRDefault="00A729F3" w14:paraId="353805B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A729F3" w:rsidTr="00602724" w14:paraId="0C61E206"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810DE0" w:rsidR="00A729F3" w:rsidP="00AE5524" w:rsidRDefault="00A729F3" w14:paraId="700B8590"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6</w:t>
            </w:r>
          </w:p>
        </w:tc>
        <w:tc>
          <w:tcPr>
            <w:tcW w:w="3413" w:type="pct"/>
            <w:shd w:val="clear" w:color="auto" w:fill="EAF1DD" w:themeFill="accent3" w:themeFillTint="33"/>
            <w:noWrap/>
            <w:hideMark/>
          </w:tcPr>
          <w:p w:rsidRPr="005A041C" w:rsidR="00A729F3" w:rsidP="00AE5524" w:rsidRDefault="00A729F3" w14:paraId="050FEB7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LAW Studies </w:t>
            </w:r>
          </w:p>
        </w:tc>
        <w:tc>
          <w:tcPr>
            <w:tcW w:w="407" w:type="pct"/>
            <w:shd w:val="clear" w:color="auto" w:fill="EAF1DD" w:themeFill="accent3" w:themeFillTint="33"/>
            <w:noWrap/>
            <w:hideMark/>
          </w:tcPr>
          <w:p w:rsidRPr="005A041C" w:rsidR="00A729F3" w:rsidP="00AE5524" w:rsidRDefault="00A729F3" w14:paraId="4EC7E08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EAF1DD" w:themeFill="accent3" w:themeFillTint="33"/>
            <w:noWrap/>
            <w:hideMark/>
          </w:tcPr>
          <w:p w:rsidRPr="005A041C" w:rsidR="00A729F3" w:rsidP="00AE5524" w:rsidRDefault="00A729F3" w14:paraId="64FEA29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EAF1DD" w:themeFill="accent3" w:themeFillTint="33"/>
            <w:noWrap/>
            <w:hideMark/>
          </w:tcPr>
          <w:p w:rsidRPr="005A041C" w:rsidR="00A729F3" w:rsidP="00AE5524" w:rsidRDefault="00A729F3" w14:paraId="17B16AF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A729F3" w:rsidTr="00602724" w14:paraId="09F4CA6B"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810DE0" w:rsidR="00A729F3" w:rsidP="00AE5524" w:rsidRDefault="00A729F3" w14:paraId="2228B48F"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7</w:t>
            </w:r>
          </w:p>
        </w:tc>
        <w:tc>
          <w:tcPr>
            <w:tcW w:w="3413" w:type="pct"/>
            <w:shd w:val="clear" w:color="auto" w:fill="EAF1DD" w:themeFill="accent3" w:themeFillTint="33"/>
            <w:noWrap/>
            <w:hideMark/>
          </w:tcPr>
          <w:p w:rsidRPr="005A041C" w:rsidR="00A729F3" w:rsidP="00AE5524" w:rsidRDefault="00A729F3" w14:paraId="0EA3842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Government and Public Administration</w:t>
            </w:r>
          </w:p>
        </w:tc>
        <w:tc>
          <w:tcPr>
            <w:tcW w:w="407" w:type="pct"/>
            <w:shd w:val="clear" w:color="auto" w:fill="EAF1DD" w:themeFill="accent3" w:themeFillTint="33"/>
            <w:noWrap/>
            <w:hideMark/>
          </w:tcPr>
          <w:p w:rsidRPr="005A041C" w:rsidR="00A729F3" w:rsidP="00AE5524" w:rsidRDefault="00A729F3" w14:paraId="32119A7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EAF1DD" w:themeFill="accent3" w:themeFillTint="33"/>
            <w:noWrap/>
            <w:hideMark/>
          </w:tcPr>
          <w:p w:rsidRPr="005A041C" w:rsidR="00A729F3" w:rsidP="00AE5524" w:rsidRDefault="00A729F3" w14:paraId="685FC05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EAF1DD" w:themeFill="accent3" w:themeFillTint="33"/>
            <w:noWrap/>
            <w:hideMark/>
          </w:tcPr>
          <w:p w:rsidRPr="005A041C" w:rsidR="00A729F3" w:rsidP="00AE5524" w:rsidRDefault="00A729F3" w14:paraId="3C61AB4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A729F3" w:rsidTr="00602724" w14:paraId="0CF0FC55"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A729F3" w:rsidP="00AE5524" w:rsidRDefault="00A729F3" w14:paraId="0F06158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8</w:t>
            </w:r>
          </w:p>
        </w:tc>
        <w:tc>
          <w:tcPr>
            <w:tcW w:w="3413" w:type="pct"/>
            <w:shd w:val="clear" w:color="auto" w:fill="auto"/>
            <w:noWrap/>
            <w:hideMark/>
          </w:tcPr>
          <w:p w:rsidRPr="005A041C" w:rsidR="00A729F3" w:rsidP="00AE5524" w:rsidRDefault="00A729F3" w14:paraId="7773DD4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Marketing </w:t>
            </w:r>
          </w:p>
        </w:tc>
        <w:tc>
          <w:tcPr>
            <w:tcW w:w="407" w:type="pct"/>
            <w:shd w:val="clear" w:color="auto" w:fill="auto"/>
            <w:noWrap/>
            <w:hideMark/>
          </w:tcPr>
          <w:p w:rsidRPr="005A041C" w:rsidR="00A729F3" w:rsidP="00AE5524" w:rsidRDefault="00A729F3" w14:paraId="32FC46A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auto"/>
            <w:noWrap/>
            <w:hideMark/>
          </w:tcPr>
          <w:p w:rsidRPr="005A041C" w:rsidR="00A729F3" w:rsidP="00AE5524" w:rsidRDefault="00A729F3" w14:paraId="132F637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auto"/>
            <w:noWrap/>
            <w:hideMark/>
          </w:tcPr>
          <w:p w:rsidRPr="005A041C" w:rsidR="00A729F3" w:rsidP="00AE5524" w:rsidRDefault="00A729F3" w14:paraId="1C087E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r>
      <w:tr w:rsidRPr="005A041C" w:rsidR="00A729F3" w:rsidTr="00602724" w14:paraId="17D90B86"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A729F3" w:rsidP="00AE5524" w:rsidRDefault="00A729F3" w14:paraId="140D0CE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9</w:t>
            </w:r>
          </w:p>
        </w:tc>
        <w:tc>
          <w:tcPr>
            <w:tcW w:w="3413" w:type="pct"/>
            <w:shd w:val="clear" w:color="auto" w:fill="auto"/>
            <w:noWrap/>
            <w:hideMark/>
          </w:tcPr>
          <w:p w:rsidRPr="005A041C" w:rsidR="00A729F3" w:rsidP="00AE5524" w:rsidRDefault="00A729F3" w14:paraId="53B5442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Entrepreneurship</w:t>
            </w:r>
          </w:p>
        </w:tc>
        <w:tc>
          <w:tcPr>
            <w:tcW w:w="407" w:type="pct"/>
            <w:shd w:val="clear" w:color="auto" w:fill="auto"/>
            <w:noWrap/>
            <w:hideMark/>
          </w:tcPr>
          <w:p w:rsidRPr="005A041C" w:rsidR="00A729F3" w:rsidP="00AE5524" w:rsidRDefault="00A729F3" w14:paraId="6C04492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auto"/>
            <w:noWrap/>
            <w:hideMark/>
          </w:tcPr>
          <w:p w:rsidRPr="005A041C" w:rsidR="00A729F3" w:rsidP="00AE5524" w:rsidRDefault="00A729F3" w14:paraId="7B777E3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auto"/>
            <w:noWrap/>
            <w:hideMark/>
          </w:tcPr>
          <w:p w:rsidRPr="005A041C" w:rsidR="00A729F3" w:rsidP="00AE5524" w:rsidRDefault="00A729F3" w14:paraId="3230DE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r>
      <w:tr w:rsidRPr="005A041C" w:rsidR="00A729F3" w:rsidTr="00602724" w14:paraId="2893F7CB"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A729F3" w:rsidP="00AE5524" w:rsidRDefault="00A729F3" w14:paraId="7C9BC90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10</w:t>
            </w:r>
          </w:p>
        </w:tc>
        <w:tc>
          <w:tcPr>
            <w:tcW w:w="3413" w:type="pct"/>
            <w:shd w:val="clear" w:color="auto" w:fill="auto"/>
            <w:noWrap/>
            <w:hideMark/>
          </w:tcPr>
          <w:p w:rsidRPr="005A041C" w:rsidR="00A729F3" w:rsidP="00AE5524" w:rsidRDefault="00A729F3" w14:paraId="7F7BF7F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Sales</w:t>
            </w:r>
          </w:p>
        </w:tc>
        <w:tc>
          <w:tcPr>
            <w:tcW w:w="407" w:type="pct"/>
            <w:shd w:val="clear" w:color="auto" w:fill="auto"/>
            <w:noWrap/>
            <w:hideMark/>
          </w:tcPr>
          <w:p w:rsidRPr="005A041C" w:rsidR="00A729F3" w:rsidP="00AE5524" w:rsidRDefault="00A729F3" w14:paraId="51E4CA9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auto"/>
            <w:noWrap/>
            <w:hideMark/>
          </w:tcPr>
          <w:p w:rsidRPr="005A041C" w:rsidR="00A729F3" w:rsidP="00AE5524" w:rsidRDefault="00A729F3" w14:paraId="513E146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auto"/>
            <w:noWrap/>
            <w:hideMark/>
          </w:tcPr>
          <w:p w:rsidRPr="005A041C" w:rsidR="00A729F3" w:rsidP="00AE5524" w:rsidRDefault="00A729F3" w14:paraId="55A1505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r>
      <w:tr w:rsidRPr="005A041C" w:rsidR="00A729F3" w:rsidTr="00602724" w14:paraId="0D02D736"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810DE0" w:rsidR="00A729F3" w:rsidP="00AE5524" w:rsidRDefault="00A729F3" w14:paraId="4F95E69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11</w:t>
            </w:r>
          </w:p>
        </w:tc>
        <w:tc>
          <w:tcPr>
            <w:tcW w:w="3413" w:type="pct"/>
            <w:shd w:val="clear" w:color="auto" w:fill="EAF1DD" w:themeFill="accent3" w:themeFillTint="33"/>
            <w:noWrap/>
            <w:hideMark/>
          </w:tcPr>
          <w:p w:rsidRPr="005A041C" w:rsidR="00A729F3" w:rsidP="00AE5524" w:rsidRDefault="00A729F3" w14:paraId="44BBD90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407" w:type="pct"/>
            <w:shd w:val="clear" w:color="auto" w:fill="EAF1DD" w:themeFill="accent3" w:themeFillTint="33"/>
            <w:noWrap/>
            <w:hideMark/>
          </w:tcPr>
          <w:p w:rsidRPr="005A041C" w:rsidR="00A729F3" w:rsidP="00AE5524" w:rsidRDefault="00A729F3" w14:paraId="7582389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EAF1DD" w:themeFill="accent3" w:themeFillTint="33"/>
            <w:noWrap/>
            <w:hideMark/>
          </w:tcPr>
          <w:p w:rsidRPr="005A041C" w:rsidR="00A729F3" w:rsidP="00AE5524" w:rsidRDefault="00A729F3" w14:paraId="1FC1B82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EAF1DD" w:themeFill="accent3" w:themeFillTint="33"/>
            <w:noWrap/>
            <w:hideMark/>
          </w:tcPr>
          <w:p w:rsidRPr="005A041C" w:rsidR="00A729F3" w:rsidP="00AE5524" w:rsidRDefault="00A729F3" w14:paraId="65C3363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r>
      <w:tr w:rsidRPr="005A041C" w:rsidR="00A729F3" w:rsidTr="00602724" w14:paraId="59325EDC"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810DE0" w:rsidR="00A729F3" w:rsidP="00AE5524" w:rsidRDefault="00A729F3" w14:paraId="4106EB30"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12</w:t>
            </w:r>
          </w:p>
        </w:tc>
        <w:tc>
          <w:tcPr>
            <w:tcW w:w="3413" w:type="pct"/>
            <w:shd w:val="clear" w:color="auto" w:fill="EAF1DD" w:themeFill="accent3" w:themeFillTint="33"/>
            <w:noWrap/>
            <w:hideMark/>
          </w:tcPr>
          <w:p w:rsidRPr="005A041C" w:rsidR="00A729F3" w:rsidP="00AE5524" w:rsidRDefault="00A729F3" w14:paraId="41796F9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Computer Science, IT and Allied Fields </w:t>
            </w:r>
          </w:p>
        </w:tc>
        <w:tc>
          <w:tcPr>
            <w:tcW w:w="407" w:type="pct"/>
            <w:shd w:val="clear" w:color="auto" w:fill="EAF1DD" w:themeFill="accent3" w:themeFillTint="33"/>
            <w:noWrap/>
            <w:hideMark/>
          </w:tcPr>
          <w:p w:rsidRPr="005A041C" w:rsidR="00A729F3" w:rsidP="00AE5524" w:rsidRDefault="00A729F3" w14:paraId="6ABB0E4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EAF1DD" w:themeFill="accent3" w:themeFillTint="33"/>
            <w:noWrap/>
            <w:hideMark/>
          </w:tcPr>
          <w:p w:rsidRPr="005A041C" w:rsidR="00A729F3" w:rsidP="00AE5524" w:rsidRDefault="00A729F3" w14:paraId="251FC7D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EAF1DD" w:themeFill="accent3" w:themeFillTint="33"/>
            <w:noWrap/>
            <w:hideMark/>
          </w:tcPr>
          <w:p w:rsidRPr="005A041C" w:rsidR="00A729F3" w:rsidP="00AE5524" w:rsidRDefault="00A729F3" w14:paraId="4F43056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r>
      <w:tr w:rsidRPr="005A041C" w:rsidR="00A729F3" w:rsidTr="00602724" w14:paraId="31B6F665"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685E90" w:rsidR="00A729F3" w:rsidP="00AE5524" w:rsidRDefault="00A729F3" w14:paraId="7C6E0B17" w14:textId="77777777">
            <w:pPr>
              <w:rPr>
                <w:rFonts w:ascii="Calibri" w:hAnsi="Calibri" w:eastAsia="Times New Roman" w:cs="Calibri"/>
                <w:b w:val="0"/>
                <w:bCs w:val="0"/>
                <w:color w:val="000000"/>
                <w:sz w:val="18"/>
                <w:szCs w:val="18"/>
                <w:lang w:val="en-IN"/>
              </w:rPr>
            </w:pPr>
            <w:r w:rsidRPr="00685E90">
              <w:rPr>
                <w:rFonts w:ascii="Calibri" w:hAnsi="Calibri" w:eastAsia="Times New Roman" w:cs="Calibri"/>
                <w:b w:val="0"/>
                <w:bCs w:val="0"/>
                <w:color w:val="000000"/>
                <w:sz w:val="18"/>
                <w:szCs w:val="18"/>
                <w:lang w:val="en-IN"/>
              </w:rPr>
              <w:t>13</w:t>
            </w:r>
          </w:p>
        </w:tc>
        <w:tc>
          <w:tcPr>
            <w:tcW w:w="3413" w:type="pct"/>
            <w:shd w:val="clear" w:color="auto" w:fill="EAF1DD" w:themeFill="accent3" w:themeFillTint="33"/>
            <w:noWrap/>
            <w:hideMark/>
          </w:tcPr>
          <w:p w:rsidRPr="005A041C" w:rsidR="00A729F3" w:rsidP="00AE5524" w:rsidRDefault="00A729F3" w14:paraId="24AC642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407" w:type="pct"/>
            <w:shd w:val="clear" w:color="auto" w:fill="EAF1DD" w:themeFill="accent3" w:themeFillTint="33"/>
            <w:noWrap/>
            <w:hideMark/>
          </w:tcPr>
          <w:p w:rsidRPr="005A041C" w:rsidR="00A729F3" w:rsidP="00AE5524" w:rsidRDefault="00A729F3" w14:paraId="048AC3C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EAF1DD" w:themeFill="accent3" w:themeFillTint="33"/>
            <w:noWrap/>
            <w:hideMark/>
          </w:tcPr>
          <w:p w:rsidRPr="005A041C" w:rsidR="00A729F3" w:rsidP="00AE5524" w:rsidRDefault="00A729F3" w14:paraId="5A853EB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EAF1DD" w:themeFill="accent3" w:themeFillTint="33"/>
            <w:noWrap/>
            <w:hideMark/>
          </w:tcPr>
          <w:p w:rsidRPr="005A041C" w:rsidR="00A729F3" w:rsidP="00AE5524" w:rsidRDefault="00A729F3" w14:paraId="44C4171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A729F3" w:rsidTr="00602724" w14:paraId="54295F63"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685E90" w:rsidR="00A729F3" w:rsidP="00AE5524" w:rsidRDefault="00A729F3" w14:paraId="53175223"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14</w:t>
            </w:r>
          </w:p>
        </w:tc>
        <w:tc>
          <w:tcPr>
            <w:tcW w:w="3413" w:type="pct"/>
            <w:shd w:val="clear" w:color="auto" w:fill="EAF1DD" w:themeFill="accent3" w:themeFillTint="33"/>
            <w:noWrap/>
            <w:hideMark/>
          </w:tcPr>
          <w:p w:rsidRPr="005A041C" w:rsidR="00A729F3" w:rsidP="00AE5524" w:rsidRDefault="00A729F3" w14:paraId="40B6F39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407" w:type="pct"/>
            <w:shd w:val="clear" w:color="auto" w:fill="EAF1DD" w:themeFill="accent3" w:themeFillTint="33"/>
            <w:noWrap/>
            <w:hideMark/>
          </w:tcPr>
          <w:p w:rsidRPr="005A041C" w:rsidR="00A729F3" w:rsidP="00AE5524" w:rsidRDefault="00A729F3" w14:paraId="45AAB5E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EAF1DD" w:themeFill="accent3" w:themeFillTint="33"/>
            <w:noWrap/>
            <w:hideMark/>
          </w:tcPr>
          <w:p w:rsidRPr="005A041C" w:rsidR="00A729F3" w:rsidP="00AE5524" w:rsidRDefault="00A729F3" w14:paraId="4111298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EAF1DD" w:themeFill="accent3" w:themeFillTint="33"/>
            <w:noWrap/>
            <w:hideMark/>
          </w:tcPr>
          <w:p w:rsidRPr="005A041C" w:rsidR="00A729F3" w:rsidP="00AE5524" w:rsidRDefault="00A729F3" w14:paraId="4A73B66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A729F3" w:rsidTr="00602724" w14:paraId="498AED8C"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685E90" w:rsidR="00A729F3" w:rsidP="00AE5524" w:rsidRDefault="00A729F3" w14:paraId="523D4E3A"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15</w:t>
            </w:r>
          </w:p>
        </w:tc>
        <w:tc>
          <w:tcPr>
            <w:tcW w:w="3413" w:type="pct"/>
            <w:shd w:val="clear" w:color="auto" w:fill="EAF1DD" w:themeFill="accent3" w:themeFillTint="33"/>
            <w:noWrap/>
            <w:hideMark/>
          </w:tcPr>
          <w:p w:rsidRPr="005A041C" w:rsidR="00A729F3" w:rsidP="00AE5524" w:rsidRDefault="00A729F3" w14:paraId="14EEEB2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Social Science/ Humanities </w:t>
            </w:r>
          </w:p>
        </w:tc>
        <w:tc>
          <w:tcPr>
            <w:tcW w:w="407" w:type="pct"/>
            <w:shd w:val="clear" w:color="auto" w:fill="EAF1DD" w:themeFill="accent3" w:themeFillTint="33"/>
            <w:noWrap/>
            <w:hideMark/>
          </w:tcPr>
          <w:p w:rsidRPr="005A041C" w:rsidR="00A729F3" w:rsidP="00AE5524" w:rsidRDefault="00A729F3" w14:paraId="2CC0EA9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EAF1DD" w:themeFill="accent3" w:themeFillTint="33"/>
            <w:noWrap/>
            <w:hideMark/>
          </w:tcPr>
          <w:p w:rsidRPr="005A041C" w:rsidR="00A729F3" w:rsidP="00AE5524" w:rsidRDefault="00A729F3" w14:paraId="7FF4D3D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EAF1DD" w:themeFill="accent3" w:themeFillTint="33"/>
            <w:noWrap/>
            <w:hideMark/>
          </w:tcPr>
          <w:p w:rsidRPr="005A041C" w:rsidR="00A729F3" w:rsidP="00AE5524" w:rsidRDefault="00A729F3" w14:paraId="6E6F93E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r>
      <w:tr w:rsidRPr="005A041C" w:rsidR="00A729F3" w:rsidTr="00602724" w14:paraId="09685A4F"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685E90" w:rsidR="00A729F3" w:rsidP="00AE5524" w:rsidRDefault="00A729F3" w14:paraId="71C7F6D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16</w:t>
            </w:r>
          </w:p>
        </w:tc>
        <w:tc>
          <w:tcPr>
            <w:tcW w:w="3413" w:type="pct"/>
            <w:shd w:val="clear" w:color="auto" w:fill="EAF1DD" w:themeFill="accent3" w:themeFillTint="33"/>
            <w:noWrap/>
            <w:hideMark/>
          </w:tcPr>
          <w:p w:rsidRPr="005A041C" w:rsidR="00A729F3" w:rsidP="00AE5524" w:rsidRDefault="00A729F3" w14:paraId="1F556DE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Defence/ Protective Service</w:t>
            </w:r>
          </w:p>
        </w:tc>
        <w:tc>
          <w:tcPr>
            <w:tcW w:w="407" w:type="pct"/>
            <w:shd w:val="clear" w:color="auto" w:fill="EAF1DD" w:themeFill="accent3" w:themeFillTint="33"/>
            <w:noWrap/>
            <w:hideMark/>
          </w:tcPr>
          <w:p w:rsidRPr="005A041C" w:rsidR="00A729F3" w:rsidP="00AE5524" w:rsidRDefault="00A729F3" w14:paraId="2B66CC1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EAF1DD" w:themeFill="accent3" w:themeFillTint="33"/>
            <w:noWrap/>
            <w:hideMark/>
          </w:tcPr>
          <w:p w:rsidRPr="005A041C" w:rsidR="00A729F3" w:rsidP="00AE5524" w:rsidRDefault="00A729F3" w14:paraId="21AFF0D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EAF1DD" w:themeFill="accent3" w:themeFillTint="33"/>
            <w:noWrap/>
            <w:hideMark/>
          </w:tcPr>
          <w:p w:rsidRPr="005A041C" w:rsidR="00A729F3" w:rsidP="00AE5524" w:rsidRDefault="00A729F3" w14:paraId="75B705D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A729F3" w:rsidTr="00602724" w14:paraId="233687EE"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685E90" w:rsidR="00A729F3" w:rsidP="00AE5524" w:rsidRDefault="00A729F3" w14:paraId="035D4193"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17</w:t>
            </w:r>
          </w:p>
        </w:tc>
        <w:tc>
          <w:tcPr>
            <w:tcW w:w="3413" w:type="pct"/>
            <w:shd w:val="clear" w:color="auto" w:fill="EAF1DD" w:themeFill="accent3" w:themeFillTint="33"/>
            <w:noWrap/>
            <w:hideMark/>
          </w:tcPr>
          <w:p w:rsidRPr="005A041C" w:rsidR="00A729F3" w:rsidP="00AE5524" w:rsidRDefault="00A729F3" w14:paraId="2BA952B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Sports</w:t>
            </w:r>
          </w:p>
        </w:tc>
        <w:tc>
          <w:tcPr>
            <w:tcW w:w="407" w:type="pct"/>
            <w:shd w:val="clear" w:color="auto" w:fill="EAF1DD" w:themeFill="accent3" w:themeFillTint="33"/>
            <w:noWrap/>
            <w:hideMark/>
          </w:tcPr>
          <w:p w:rsidRPr="005A041C" w:rsidR="00A729F3" w:rsidP="00AE5524" w:rsidRDefault="00A729F3" w14:paraId="19D6CD5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EAF1DD" w:themeFill="accent3" w:themeFillTint="33"/>
            <w:noWrap/>
            <w:hideMark/>
          </w:tcPr>
          <w:p w:rsidRPr="005A041C" w:rsidR="00A729F3" w:rsidP="00AE5524" w:rsidRDefault="00A729F3" w14:paraId="60901F1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EAF1DD" w:themeFill="accent3" w:themeFillTint="33"/>
            <w:noWrap/>
            <w:hideMark/>
          </w:tcPr>
          <w:p w:rsidRPr="005A041C" w:rsidR="00A729F3" w:rsidP="00AE5524" w:rsidRDefault="00A729F3" w14:paraId="14051D0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A729F3" w:rsidTr="00602724" w14:paraId="7749AB70"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685E90" w:rsidR="00A729F3" w:rsidP="00AE5524" w:rsidRDefault="00A729F3" w14:paraId="7E0983C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18</w:t>
            </w:r>
          </w:p>
        </w:tc>
        <w:tc>
          <w:tcPr>
            <w:tcW w:w="3413" w:type="pct"/>
            <w:shd w:val="clear" w:color="auto" w:fill="EAF1DD" w:themeFill="accent3" w:themeFillTint="33"/>
            <w:noWrap/>
            <w:hideMark/>
          </w:tcPr>
          <w:p w:rsidRPr="005A041C" w:rsidR="00A729F3" w:rsidP="00AE5524" w:rsidRDefault="00A729F3" w14:paraId="4E10A28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Engineering and Technology</w:t>
            </w:r>
          </w:p>
        </w:tc>
        <w:tc>
          <w:tcPr>
            <w:tcW w:w="407" w:type="pct"/>
            <w:shd w:val="clear" w:color="auto" w:fill="EAF1DD" w:themeFill="accent3" w:themeFillTint="33"/>
            <w:noWrap/>
            <w:hideMark/>
          </w:tcPr>
          <w:p w:rsidRPr="005A041C" w:rsidR="00A729F3" w:rsidP="00AE5524" w:rsidRDefault="00A729F3" w14:paraId="6F39362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EAF1DD" w:themeFill="accent3" w:themeFillTint="33"/>
            <w:noWrap/>
            <w:hideMark/>
          </w:tcPr>
          <w:p w:rsidRPr="005A041C" w:rsidR="00A729F3" w:rsidP="00AE5524" w:rsidRDefault="00A729F3" w14:paraId="00DFF0E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EAF1DD" w:themeFill="accent3" w:themeFillTint="33"/>
            <w:noWrap/>
            <w:hideMark/>
          </w:tcPr>
          <w:p w:rsidRPr="005A041C" w:rsidR="00A729F3" w:rsidP="00AE5524" w:rsidRDefault="00A729F3" w14:paraId="2A28B8E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r>
      <w:tr w:rsidRPr="005A041C" w:rsidR="00A729F3" w:rsidTr="00602724" w14:paraId="535787B3"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EAF1DD" w:themeFill="accent3" w:themeFillTint="33"/>
          </w:tcPr>
          <w:p w:rsidRPr="00685E90" w:rsidR="00A729F3" w:rsidP="00AE5524" w:rsidRDefault="00A729F3" w14:paraId="6042DE43"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19</w:t>
            </w:r>
          </w:p>
        </w:tc>
        <w:tc>
          <w:tcPr>
            <w:tcW w:w="3413" w:type="pct"/>
            <w:shd w:val="clear" w:color="auto" w:fill="EAF1DD" w:themeFill="accent3" w:themeFillTint="33"/>
            <w:noWrap/>
            <w:hideMark/>
          </w:tcPr>
          <w:p w:rsidRPr="005A041C" w:rsidR="00A729F3" w:rsidP="00AE5524" w:rsidRDefault="00A729F3" w14:paraId="0055883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Agriculture</w:t>
            </w:r>
            <w:r>
              <w:rPr>
                <w:rFonts w:ascii="Calibri" w:hAnsi="Calibri" w:eastAsia="Times New Roman" w:cs="Calibri"/>
                <w:color w:val="000000"/>
                <w:lang w:val="en-IN"/>
              </w:rPr>
              <w:t xml:space="preserve">, </w:t>
            </w:r>
            <w:r w:rsidRPr="005A041C">
              <w:rPr>
                <w:rFonts w:ascii="Calibri" w:hAnsi="Calibri" w:eastAsia="Times New Roman" w:cs="Calibri"/>
                <w:color w:val="000000"/>
                <w:lang w:val="en-IN"/>
              </w:rPr>
              <w:t xml:space="preserve">Food </w:t>
            </w:r>
            <w:r>
              <w:rPr>
                <w:rFonts w:ascii="Calibri" w:hAnsi="Calibri" w:eastAsia="Times New Roman" w:cs="Calibri"/>
                <w:color w:val="000000"/>
                <w:lang w:val="en-IN"/>
              </w:rPr>
              <w:t xml:space="preserve">Industry and </w:t>
            </w:r>
            <w:r w:rsidRPr="005A041C">
              <w:rPr>
                <w:rFonts w:ascii="Calibri" w:hAnsi="Calibri" w:eastAsia="Times New Roman" w:cs="Calibri"/>
                <w:color w:val="000000"/>
                <w:lang w:val="en-IN"/>
              </w:rPr>
              <w:t xml:space="preserve">Forestry </w:t>
            </w:r>
          </w:p>
        </w:tc>
        <w:tc>
          <w:tcPr>
            <w:tcW w:w="407" w:type="pct"/>
            <w:shd w:val="clear" w:color="auto" w:fill="EAF1DD" w:themeFill="accent3" w:themeFillTint="33"/>
            <w:noWrap/>
            <w:hideMark/>
          </w:tcPr>
          <w:p w:rsidRPr="005A041C" w:rsidR="00A729F3" w:rsidP="00AE5524" w:rsidRDefault="00A729F3" w14:paraId="6C581BB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EAF1DD" w:themeFill="accent3" w:themeFillTint="33"/>
            <w:noWrap/>
            <w:hideMark/>
          </w:tcPr>
          <w:p w:rsidRPr="005A041C" w:rsidR="00A729F3" w:rsidP="00AE5524" w:rsidRDefault="00A729F3" w14:paraId="0B2D3FD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EAF1DD" w:themeFill="accent3" w:themeFillTint="33"/>
            <w:noWrap/>
            <w:hideMark/>
          </w:tcPr>
          <w:p w:rsidRPr="005A041C" w:rsidR="00A729F3" w:rsidP="00AE5524" w:rsidRDefault="00A729F3" w14:paraId="61F6C7B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A729F3" w:rsidTr="00502FFB" w14:paraId="3ACCF5B4"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A729F3" w:rsidP="00AE5524" w:rsidRDefault="00A729F3" w14:paraId="5FFDB2E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20</w:t>
            </w:r>
          </w:p>
        </w:tc>
        <w:tc>
          <w:tcPr>
            <w:tcW w:w="3413" w:type="pct"/>
            <w:noWrap/>
            <w:hideMark/>
          </w:tcPr>
          <w:p w:rsidRPr="005A041C" w:rsidR="00A729F3" w:rsidP="00AE5524" w:rsidRDefault="00A729F3" w14:paraId="22C5D9D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Education and Training</w:t>
            </w:r>
          </w:p>
        </w:tc>
        <w:tc>
          <w:tcPr>
            <w:tcW w:w="407" w:type="pct"/>
            <w:noWrap/>
            <w:hideMark/>
          </w:tcPr>
          <w:p w:rsidRPr="005A041C" w:rsidR="00A729F3" w:rsidP="00AE5524" w:rsidRDefault="00A729F3" w14:paraId="1B43836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A729F3" w:rsidP="00AE5524" w:rsidRDefault="00A729F3" w14:paraId="0814958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noWrap/>
            <w:hideMark/>
          </w:tcPr>
          <w:p w:rsidRPr="005A041C" w:rsidR="00A729F3" w:rsidP="00AE5524" w:rsidRDefault="00A729F3" w14:paraId="18BA369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r>
      <w:tr w:rsidRPr="005A041C" w:rsidR="00A729F3" w:rsidTr="00502FFB" w14:paraId="338A897F"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A729F3" w:rsidP="00AE5524" w:rsidRDefault="00A729F3" w14:paraId="63FAD2B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21</w:t>
            </w:r>
          </w:p>
        </w:tc>
        <w:tc>
          <w:tcPr>
            <w:tcW w:w="3413" w:type="pct"/>
            <w:noWrap/>
            <w:hideMark/>
          </w:tcPr>
          <w:p w:rsidRPr="005A041C" w:rsidR="00A729F3" w:rsidP="00AE5524" w:rsidRDefault="00A729F3" w14:paraId="28732FB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Paramedical</w:t>
            </w:r>
          </w:p>
        </w:tc>
        <w:tc>
          <w:tcPr>
            <w:tcW w:w="407" w:type="pct"/>
            <w:noWrap/>
            <w:hideMark/>
          </w:tcPr>
          <w:p w:rsidRPr="005A041C" w:rsidR="00A729F3" w:rsidP="00AE5524" w:rsidRDefault="00A729F3" w14:paraId="65F9786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A729F3" w:rsidP="00AE5524" w:rsidRDefault="00A729F3" w14:paraId="2E8C34B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noWrap/>
            <w:hideMark/>
          </w:tcPr>
          <w:p w:rsidRPr="005A041C" w:rsidR="00A729F3" w:rsidP="00AE5524" w:rsidRDefault="00A729F3" w14:paraId="53CE7C7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r>
      <w:tr w:rsidRPr="005A041C" w:rsidR="00A729F3" w:rsidTr="00502FFB" w14:paraId="34F49646"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A729F3" w:rsidP="00AE5524" w:rsidRDefault="00A729F3" w14:paraId="64C9AEE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22</w:t>
            </w:r>
          </w:p>
        </w:tc>
        <w:tc>
          <w:tcPr>
            <w:tcW w:w="3413" w:type="pct"/>
            <w:noWrap/>
            <w:hideMark/>
          </w:tcPr>
          <w:p w:rsidRPr="005A041C" w:rsidR="00A729F3" w:rsidP="00AE5524" w:rsidRDefault="00A729F3" w14:paraId="284848C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Hospitality and Tourism  </w:t>
            </w:r>
          </w:p>
        </w:tc>
        <w:tc>
          <w:tcPr>
            <w:tcW w:w="407" w:type="pct"/>
            <w:noWrap/>
            <w:hideMark/>
          </w:tcPr>
          <w:p w:rsidRPr="005A041C" w:rsidR="00A729F3" w:rsidP="00AE5524" w:rsidRDefault="00A729F3" w14:paraId="781D119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A729F3" w:rsidP="00AE5524" w:rsidRDefault="00A729F3" w14:paraId="0E3803F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A729F3" w:rsidP="00AE5524" w:rsidRDefault="00A729F3" w14:paraId="15FD641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r>
      <w:tr w:rsidRPr="005A041C" w:rsidR="00A729F3" w:rsidTr="00502FFB" w14:paraId="1B8FB2B9"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A729F3" w:rsidP="00AE5524" w:rsidRDefault="00A729F3" w14:paraId="2635DAD1"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23</w:t>
            </w:r>
          </w:p>
        </w:tc>
        <w:tc>
          <w:tcPr>
            <w:tcW w:w="3413" w:type="pct"/>
            <w:noWrap/>
            <w:hideMark/>
          </w:tcPr>
          <w:p w:rsidRPr="005A041C" w:rsidR="00A729F3" w:rsidP="00AE5524" w:rsidRDefault="00A729F3" w14:paraId="7B18402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Community and Social Service</w:t>
            </w:r>
          </w:p>
        </w:tc>
        <w:tc>
          <w:tcPr>
            <w:tcW w:w="407" w:type="pct"/>
            <w:noWrap/>
            <w:hideMark/>
          </w:tcPr>
          <w:p w:rsidRPr="005A041C" w:rsidR="00A729F3" w:rsidP="00AE5524" w:rsidRDefault="00A729F3" w14:paraId="6C628CF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A729F3" w:rsidP="00AE5524" w:rsidRDefault="00A729F3" w14:paraId="1BC67D0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A729F3" w:rsidP="00AE5524" w:rsidRDefault="00A729F3" w14:paraId="28B7504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A729F3" w:rsidTr="00502FFB" w14:paraId="2A350986"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A729F3" w:rsidP="00AE5524" w:rsidRDefault="00A729F3" w14:paraId="72C83181"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24</w:t>
            </w:r>
          </w:p>
        </w:tc>
        <w:tc>
          <w:tcPr>
            <w:tcW w:w="3413" w:type="pct"/>
            <w:noWrap/>
            <w:hideMark/>
          </w:tcPr>
          <w:p w:rsidRPr="005A041C" w:rsidR="00A729F3" w:rsidP="00AE5524" w:rsidRDefault="00A729F3" w14:paraId="05201AF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Personal Care and Services </w:t>
            </w:r>
          </w:p>
        </w:tc>
        <w:tc>
          <w:tcPr>
            <w:tcW w:w="407" w:type="pct"/>
            <w:noWrap/>
            <w:hideMark/>
          </w:tcPr>
          <w:p w:rsidRPr="005A041C" w:rsidR="00A729F3" w:rsidP="00AE5524" w:rsidRDefault="00A729F3" w14:paraId="3BB6A42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A729F3" w:rsidP="00AE5524" w:rsidRDefault="00A729F3" w14:paraId="68C38D9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noWrap/>
            <w:hideMark/>
          </w:tcPr>
          <w:p w:rsidRPr="005A041C" w:rsidR="00A729F3" w:rsidP="00AE5524" w:rsidRDefault="00A729F3" w14:paraId="311C6AA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bl>
    <w:p w:rsidR="00A729F3" w:rsidP="00AE5524" w:rsidRDefault="00A729F3" w14:paraId="483EDD45" w14:textId="77777777"/>
    <w:p w:rsidR="001C283F" w:rsidP="00AE5524" w:rsidRDefault="001C283F" w14:paraId="18881EE0" w14:textId="51735EBF">
      <w:pPr>
        <w:pStyle w:val="Heading3"/>
      </w:pPr>
      <w:r>
        <w:t xml:space="preserve">Step 3: Shortlist the pathways from step </w:t>
      </w:r>
      <w:r w:rsidR="00067EA0">
        <w:t>2</w:t>
      </w:r>
    </w:p>
    <w:p w:rsidRPr="00067EA0" w:rsidR="00067EA0" w:rsidP="00AE5524" w:rsidRDefault="00067EA0" w14:paraId="665BC01B" w14:textId="77777777"/>
    <w:p w:rsidR="00E74D80" w:rsidP="00AE5524" w:rsidRDefault="00E74D80" w14:paraId="18CBD291" w14:textId="77777777">
      <w:pPr>
        <w:sectPr w:rsidR="00E74D80" w:rsidSect="00A729F3">
          <w:pgSz w:w="12240" w:h="15840" w:orient="portrait"/>
          <w:pgMar w:top="720" w:right="720" w:bottom="720" w:left="720" w:header="720" w:footer="720" w:gutter="0"/>
          <w:pgNumType w:start="1"/>
          <w:cols w:space="720"/>
          <w:docGrid w:linePitch="299"/>
        </w:sectPr>
      </w:pPr>
    </w:p>
    <w:tbl>
      <w:tblPr>
        <w:tblStyle w:val="GridTable4-Accent1"/>
        <w:tblW w:w="5182" w:type="pct"/>
        <w:tblLook w:val="06A0" w:firstRow="1" w:lastRow="0" w:firstColumn="1" w:lastColumn="0" w:noHBand="1" w:noVBand="1"/>
      </w:tblPr>
      <w:tblGrid>
        <w:gridCol w:w="399"/>
        <w:gridCol w:w="3726"/>
        <w:gridCol w:w="445"/>
        <w:gridCol w:w="445"/>
        <w:gridCol w:w="445"/>
        <w:gridCol w:w="629"/>
        <w:gridCol w:w="629"/>
        <w:gridCol w:w="629"/>
        <w:gridCol w:w="629"/>
        <w:gridCol w:w="629"/>
        <w:gridCol w:w="629"/>
        <w:gridCol w:w="629"/>
        <w:gridCol w:w="629"/>
        <w:gridCol w:w="629"/>
        <w:gridCol w:w="741"/>
      </w:tblGrid>
      <w:tr w:rsidRPr="005A041C" w:rsidR="00E74D80" w:rsidTr="00E74D80" w14:paraId="34C2C3CC"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34" w:type="pct"/>
          </w:tcPr>
          <w:p w:rsidRPr="005A041C" w:rsidR="00E74D80" w:rsidP="00AE5524" w:rsidRDefault="00E74D80" w14:paraId="5E59BA19" w14:textId="77777777">
            <w:pPr>
              <w:rPr>
                <w:rFonts w:ascii="Calibri" w:hAnsi="Calibri" w:eastAsia="Times New Roman" w:cs="Calibri"/>
                <w:color w:val="000000"/>
                <w:lang w:val="en-IN"/>
              </w:rPr>
            </w:pPr>
          </w:p>
        </w:tc>
        <w:tc>
          <w:tcPr>
            <w:tcW w:w="1249" w:type="pct"/>
            <w:noWrap/>
            <w:hideMark/>
          </w:tcPr>
          <w:p w:rsidRPr="005A041C" w:rsidR="00E74D80" w:rsidP="00AE5524" w:rsidRDefault="00E74D80" w14:paraId="33453E7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149" w:type="pct"/>
            <w:noWrap/>
            <w:hideMark/>
          </w:tcPr>
          <w:p w:rsidRPr="005A041C" w:rsidR="00E74D80" w:rsidP="00AE5524" w:rsidRDefault="00E74D80" w14:paraId="027AAFA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149" w:type="pct"/>
            <w:noWrap/>
            <w:hideMark/>
          </w:tcPr>
          <w:p w:rsidRPr="005A041C" w:rsidR="00E74D80" w:rsidP="00AE5524" w:rsidRDefault="00E74D80" w14:paraId="37B171A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149" w:type="pct"/>
            <w:noWrap/>
            <w:hideMark/>
          </w:tcPr>
          <w:p w:rsidRPr="005A041C" w:rsidR="00E74D80" w:rsidP="00AE5524" w:rsidRDefault="00E74D80" w14:paraId="2D61372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316" w:type="pct"/>
            <w:noWrap/>
            <w:hideMark/>
          </w:tcPr>
          <w:p w:rsidRPr="005A041C" w:rsidR="00E74D80" w:rsidP="00AE5524" w:rsidRDefault="00E74D80" w14:paraId="058CF7A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1</w:t>
            </w:r>
          </w:p>
        </w:tc>
        <w:tc>
          <w:tcPr>
            <w:tcW w:w="317" w:type="pct"/>
            <w:noWrap/>
            <w:hideMark/>
          </w:tcPr>
          <w:p w:rsidRPr="005A041C" w:rsidR="00E74D80" w:rsidP="00AE5524" w:rsidRDefault="00E74D80" w14:paraId="0C06B05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 xml:space="preserve">b </w:t>
            </w:r>
            <w:r w:rsidRPr="005A041C">
              <w:rPr>
                <w:rFonts w:ascii="Calibri" w:hAnsi="Calibri" w:eastAsia="Times New Roman" w:cs="Calibri"/>
                <w:color w:val="000000"/>
                <w:lang w:val="en-IN"/>
              </w:rPr>
              <w:t>2</w:t>
            </w:r>
          </w:p>
        </w:tc>
        <w:tc>
          <w:tcPr>
            <w:tcW w:w="317" w:type="pct"/>
            <w:noWrap/>
            <w:hideMark/>
          </w:tcPr>
          <w:p w:rsidRPr="005A041C" w:rsidR="00E74D80" w:rsidP="00AE5524" w:rsidRDefault="00E74D80" w14:paraId="77A8DE09"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3</w:t>
            </w:r>
          </w:p>
        </w:tc>
        <w:tc>
          <w:tcPr>
            <w:tcW w:w="317" w:type="pct"/>
            <w:noWrap/>
            <w:hideMark/>
          </w:tcPr>
          <w:p w:rsidRPr="005A041C" w:rsidR="00E74D80" w:rsidP="00AE5524" w:rsidRDefault="00E74D80" w14:paraId="245B01F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4</w:t>
            </w:r>
          </w:p>
        </w:tc>
        <w:tc>
          <w:tcPr>
            <w:tcW w:w="317" w:type="pct"/>
            <w:noWrap/>
            <w:hideMark/>
          </w:tcPr>
          <w:p w:rsidRPr="005A041C" w:rsidR="00E74D80" w:rsidP="00AE5524" w:rsidRDefault="00E74D80" w14:paraId="5266725C"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5</w:t>
            </w:r>
          </w:p>
        </w:tc>
        <w:tc>
          <w:tcPr>
            <w:tcW w:w="317" w:type="pct"/>
            <w:noWrap/>
            <w:hideMark/>
          </w:tcPr>
          <w:p w:rsidRPr="005A041C" w:rsidR="00E74D80" w:rsidP="00AE5524" w:rsidRDefault="00E74D80" w14:paraId="3F3E1E4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317" w:type="pct"/>
            <w:noWrap/>
            <w:hideMark/>
          </w:tcPr>
          <w:p w:rsidRPr="005A041C" w:rsidR="00E74D80" w:rsidP="00AE5524" w:rsidRDefault="00E74D80" w14:paraId="4D1C17A7"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c>
          <w:tcPr>
            <w:tcW w:w="317" w:type="pct"/>
            <w:noWrap/>
            <w:hideMark/>
          </w:tcPr>
          <w:p w:rsidRPr="005A041C" w:rsidR="00E74D80" w:rsidP="00AE5524" w:rsidRDefault="00E74D80" w14:paraId="49C452A9"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8</w:t>
            </w:r>
          </w:p>
        </w:tc>
        <w:tc>
          <w:tcPr>
            <w:tcW w:w="317" w:type="pct"/>
            <w:noWrap/>
            <w:hideMark/>
          </w:tcPr>
          <w:p w:rsidRPr="005A041C" w:rsidR="00E74D80" w:rsidP="00AE5524" w:rsidRDefault="00E74D80" w14:paraId="0BA3F3F1"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9</w:t>
            </w:r>
          </w:p>
        </w:tc>
        <w:tc>
          <w:tcPr>
            <w:tcW w:w="318" w:type="pct"/>
            <w:noWrap/>
            <w:hideMark/>
          </w:tcPr>
          <w:p w:rsidRPr="005A041C" w:rsidR="00E74D80" w:rsidP="00AE5524" w:rsidRDefault="00E74D80" w14:paraId="2BD21029"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10</w:t>
            </w:r>
          </w:p>
        </w:tc>
      </w:tr>
      <w:tr w:rsidRPr="005A041C" w:rsidR="00E74D80" w:rsidTr="00E74D80" w14:paraId="770BA29B"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E74D80" w:rsidP="00AE5524" w:rsidRDefault="00E74D80" w14:paraId="2712B69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4</w:t>
            </w:r>
          </w:p>
        </w:tc>
        <w:tc>
          <w:tcPr>
            <w:tcW w:w="1249" w:type="pct"/>
            <w:noWrap/>
            <w:hideMark/>
          </w:tcPr>
          <w:p w:rsidRPr="005A041C" w:rsidR="00E74D80" w:rsidP="00AE5524" w:rsidRDefault="00E74D80" w14:paraId="13F3685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Management and Administration</w:t>
            </w:r>
          </w:p>
        </w:tc>
        <w:tc>
          <w:tcPr>
            <w:tcW w:w="149" w:type="pct"/>
            <w:noWrap/>
            <w:hideMark/>
          </w:tcPr>
          <w:p w:rsidRPr="005A041C" w:rsidR="00E74D80" w:rsidP="00AE5524" w:rsidRDefault="00E74D80" w14:paraId="7BF7A9B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9" w:type="pct"/>
            <w:noWrap/>
            <w:hideMark/>
          </w:tcPr>
          <w:p w:rsidRPr="005A041C" w:rsidR="00E74D80" w:rsidP="00AE5524" w:rsidRDefault="00E74D80" w14:paraId="67380F2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9" w:type="pct"/>
            <w:noWrap/>
            <w:hideMark/>
          </w:tcPr>
          <w:p w:rsidRPr="005A041C" w:rsidR="00E74D80" w:rsidP="00AE5524" w:rsidRDefault="00E74D80" w14:paraId="6CAA344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6" w:type="pct"/>
            <w:noWrap/>
            <w:hideMark/>
          </w:tcPr>
          <w:p w:rsidRPr="005A041C" w:rsidR="00E74D80" w:rsidP="00AE5524" w:rsidRDefault="00E74D80" w14:paraId="58A4F50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E74D80" w:rsidP="00AE5524" w:rsidRDefault="00E74D80" w14:paraId="4B58774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E74D80" w:rsidP="00AE5524" w:rsidRDefault="00E74D80" w14:paraId="1BE52DB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E74D80" w:rsidP="00AE5524" w:rsidRDefault="00E74D80" w14:paraId="4218C66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4B7FA12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E74D80" w:rsidP="00AE5524" w:rsidRDefault="00E74D80" w14:paraId="7A5713A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E74D80" w:rsidP="00AE5524" w:rsidRDefault="00E74D80" w14:paraId="799B26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502859E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370DA14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E74D80" w:rsidP="00AE5524" w:rsidRDefault="00E74D80" w14:paraId="20F1CB2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E74D80" w:rsidTr="00E74D80" w14:paraId="05CDDB53"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E74D80" w:rsidP="00AE5524" w:rsidRDefault="00E74D80" w14:paraId="146A15CA"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5</w:t>
            </w:r>
          </w:p>
        </w:tc>
        <w:tc>
          <w:tcPr>
            <w:tcW w:w="1249" w:type="pct"/>
            <w:noWrap/>
            <w:hideMark/>
          </w:tcPr>
          <w:p w:rsidRPr="005A041C" w:rsidR="00E74D80" w:rsidP="00AE5524" w:rsidRDefault="00E74D80" w14:paraId="44D2951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Banking and Finance</w:t>
            </w:r>
          </w:p>
        </w:tc>
        <w:tc>
          <w:tcPr>
            <w:tcW w:w="149" w:type="pct"/>
            <w:noWrap/>
            <w:hideMark/>
          </w:tcPr>
          <w:p w:rsidRPr="005A041C" w:rsidR="00E74D80" w:rsidP="00AE5524" w:rsidRDefault="00E74D80" w14:paraId="5DAD66D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9" w:type="pct"/>
            <w:noWrap/>
            <w:hideMark/>
          </w:tcPr>
          <w:p w:rsidRPr="005A041C" w:rsidR="00E74D80" w:rsidP="00AE5524" w:rsidRDefault="00E74D80" w14:paraId="60504D9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E74D80" w:rsidP="00AE5524" w:rsidRDefault="00E74D80" w14:paraId="03BE0FE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6" w:type="pct"/>
            <w:noWrap/>
            <w:hideMark/>
          </w:tcPr>
          <w:p w:rsidRPr="005A041C" w:rsidR="00E74D80" w:rsidP="00AE5524" w:rsidRDefault="00E74D80" w14:paraId="2D7597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13493BA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E74D80" w:rsidP="00AE5524" w:rsidRDefault="00E74D80" w14:paraId="7B82C4D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E74D80" w:rsidP="00AE5524" w:rsidRDefault="00E74D80" w14:paraId="62C6755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7291B4B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E74D80" w:rsidP="00AE5524" w:rsidRDefault="00E74D80" w14:paraId="5ACEF6A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E74D80" w:rsidP="00AE5524" w:rsidRDefault="00E74D80" w14:paraId="50D9F9D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55520F9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482CB19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E74D80" w:rsidP="00AE5524" w:rsidRDefault="00E74D80" w14:paraId="75A63F0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r>
      <w:tr w:rsidRPr="005A041C" w:rsidR="00E74D80" w:rsidTr="00E74D80" w14:paraId="6C47B18C"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E74D80" w:rsidP="00AE5524" w:rsidRDefault="00E74D80" w14:paraId="4563AD88"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6</w:t>
            </w:r>
          </w:p>
        </w:tc>
        <w:tc>
          <w:tcPr>
            <w:tcW w:w="1249" w:type="pct"/>
            <w:noWrap/>
            <w:hideMark/>
          </w:tcPr>
          <w:p w:rsidRPr="005A041C" w:rsidR="00E74D80" w:rsidP="00AE5524" w:rsidRDefault="00E74D80" w14:paraId="1C0524F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LAW Studies </w:t>
            </w:r>
          </w:p>
        </w:tc>
        <w:tc>
          <w:tcPr>
            <w:tcW w:w="149" w:type="pct"/>
            <w:noWrap/>
            <w:hideMark/>
          </w:tcPr>
          <w:p w:rsidRPr="005A041C" w:rsidR="00E74D80" w:rsidP="00AE5524" w:rsidRDefault="00E74D80" w14:paraId="0C6789B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9" w:type="pct"/>
            <w:noWrap/>
            <w:hideMark/>
          </w:tcPr>
          <w:p w:rsidRPr="005A041C" w:rsidR="00E74D80" w:rsidP="00AE5524" w:rsidRDefault="00E74D80" w14:paraId="7B1B32F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E74D80" w:rsidP="00AE5524" w:rsidRDefault="00E74D80" w14:paraId="5D7EB60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6" w:type="pct"/>
            <w:noWrap/>
            <w:hideMark/>
          </w:tcPr>
          <w:p w:rsidRPr="005A041C" w:rsidR="00E74D80" w:rsidP="00AE5524" w:rsidRDefault="00E74D80" w14:paraId="611ACA7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E74D80" w:rsidP="00AE5524" w:rsidRDefault="00E74D80" w14:paraId="5BD71F5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E74D80" w:rsidP="00AE5524" w:rsidRDefault="00E74D80" w14:paraId="66D9FEB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E74D80" w:rsidP="00AE5524" w:rsidRDefault="00E74D80" w14:paraId="540E39A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E74D80" w:rsidP="00AE5524" w:rsidRDefault="00E74D80" w14:paraId="40C5AC5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7A71005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E74D80" w:rsidP="00AE5524" w:rsidRDefault="00E74D80" w14:paraId="5C27AE3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7952C03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76A4776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E74D80" w:rsidP="00AE5524" w:rsidRDefault="00E74D80" w14:paraId="1E84EB6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E74D80" w:rsidTr="00E74D80" w14:paraId="3CC83E85"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E74D80" w:rsidP="00AE5524" w:rsidRDefault="00E74D80" w14:paraId="15732D9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7</w:t>
            </w:r>
          </w:p>
        </w:tc>
        <w:tc>
          <w:tcPr>
            <w:tcW w:w="1249" w:type="pct"/>
            <w:noWrap/>
            <w:hideMark/>
          </w:tcPr>
          <w:p w:rsidRPr="005A041C" w:rsidR="00E74D80" w:rsidP="00AE5524" w:rsidRDefault="00E74D80" w14:paraId="7EA9AD4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Government and Public Administration</w:t>
            </w:r>
          </w:p>
        </w:tc>
        <w:tc>
          <w:tcPr>
            <w:tcW w:w="149" w:type="pct"/>
            <w:noWrap/>
            <w:hideMark/>
          </w:tcPr>
          <w:p w:rsidRPr="005A041C" w:rsidR="00E74D80" w:rsidP="00AE5524" w:rsidRDefault="00E74D80" w14:paraId="4E69ADC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9" w:type="pct"/>
            <w:noWrap/>
            <w:hideMark/>
          </w:tcPr>
          <w:p w:rsidRPr="005A041C" w:rsidR="00E74D80" w:rsidP="00AE5524" w:rsidRDefault="00E74D80" w14:paraId="473C604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E74D80" w:rsidP="00AE5524" w:rsidRDefault="00E74D80" w14:paraId="7245FAA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6" w:type="pct"/>
            <w:noWrap/>
            <w:hideMark/>
          </w:tcPr>
          <w:p w:rsidRPr="005A041C" w:rsidR="00E74D80" w:rsidP="00AE5524" w:rsidRDefault="00E74D80" w14:paraId="01ADAC5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E74D80" w:rsidP="00AE5524" w:rsidRDefault="00E74D80" w14:paraId="7EBA419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E74D80" w:rsidP="00AE5524" w:rsidRDefault="00E74D80" w14:paraId="4A72A3C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E74D80" w:rsidP="00AE5524" w:rsidRDefault="00E74D80" w14:paraId="2B02187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0A7204F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E74D80" w:rsidP="00AE5524" w:rsidRDefault="00E74D80" w14:paraId="53347EB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E74D80" w:rsidP="00AE5524" w:rsidRDefault="00E74D80" w14:paraId="1FEE4BA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13D86A2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E74D80" w:rsidP="00AE5524" w:rsidRDefault="00E74D80" w14:paraId="706E48D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E74D80" w:rsidP="00AE5524" w:rsidRDefault="00E74D80" w14:paraId="51EE448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E74D80" w:rsidTr="004042D6" w14:paraId="20301683"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E74D80" w:rsidP="00AE5524" w:rsidRDefault="00E74D80" w14:paraId="1DDC9EF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11</w:t>
            </w:r>
          </w:p>
        </w:tc>
        <w:tc>
          <w:tcPr>
            <w:tcW w:w="1249" w:type="pct"/>
            <w:shd w:val="clear" w:color="auto" w:fill="D6E3BC" w:themeFill="accent3" w:themeFillTint="66"/>
            <w:noWrap/>
            <w:hideMark/>
          </w:tcPr>
          <w:p w:rsidRPr="005A041C" w:rsidR="00E74D80" w:rsidP="00AE5524" w:rsidRDefault="00E74D80" w14:paraId="33CA733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149" w:type="pct"/>
            <w:shd w:val="clear" w:color="auto" w:fill="D6E3BC" w:themeFill="accent3" w:themeFillTint="66"/>
            <w:noWrap/>
            <w:hideMark/>
          </w:tcPr>
          <w:p w:rsidRPr="005A041C" w:rsidR="00E74D80" w:rsidP="00AE5524" w:rsidRDefault="00E74D80" w14:paraId="78B2115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shd w:val="clear" w:color="auto" w:fill="D6E3BC" w:themeFill="accent3" w:themeFillTint="66"/>
            <w:noWrap/>
            <w:hideMark/>
          </w:tcPr>
          <w:p w:rsidRPr="005A041C" w:rsidR="00E74D80" w:rsidP="00AE5524" w:rsidRDefault="00E74D80" w14:paraId="6251129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9" w:type="pct"/>
            <w:shd w:val="clear" w:color="auto" w:fill="D6E3BC" w:themeFill="accent3" w:themeFillTint="66"/>
            <w:noWrap/>
            <w:hideMark/>
          </w:tcPr>
          <w:p w:rsidRPr="005A041C" w:rsidR="00E74D80" w:rsidP="00AE5524" w:rsidRDefault="00E74D80" w14:paraId="5B42598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316" w:type="pct"/>
            <w:shd w:val="clear" w:color="auto" w:fill="D6E3BC" w:themeFill="accent3" w:themeFillTint="66"/>
            <w:noWrap/>
            <w:hideMark/>
          </w:tcPr>
          <w:p w:rsidRPr="005A041C" w:rsidR="00E74D80" w:rsidP="00AE5524" w:rsidRDefault="00E74D80" w14:paraId="1B7299B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shd w:val="clear" w:color="auto" w:fill="D6E3BC" w:themeFill="accent3" w:themeFillTint="66"/>
            <w:noWrap/>
            <w:hideMark/>
          </w:tcPr>
          <w:p w:rsidRPr="005A041C" w:rsidR="00E74D80" w:rsidP="00AE5524" w:rsidRDefault="00E74D80" w14:paraId="167FE85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shd w:val="clear" w:color="auto" w:fill="D6E3BC" w:themeFill="accent3" w:themeFillTint="66"/>
            <w:noWrap/>
            <w:hideMark/>
          </w:tcPr>
          <w:p w:rsidRPr="005A041C" w:rsidR="00E74D80" w:rsidP="00AE5524" w:rsidRDefault="00E74D80" w14:paraId="4401D3F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shd w:val="clear" w:color="auto" w:fill="D6E3BC" w:themeFill="accent3" w:themeFillTint="66"/>
            <w:noWrap/>
            <w:hideMark/>
          </w:tcPr>
          <w:p w:rsidRPr="005A041C" w:rsidR="00E74D80" w:rsidP="00AE5524" w:rsidRDefault="00E74D80" w14:paraId="152D433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shd w:val="clear" w:color="auto" w:fill="D6E3BC" w:themeFill="accent3" w:themeFillTint="66"/>
            <w:noWrap/>
            <w:hideMark/>
          </w:tcPr>
          <w:p w:rsidRPr="005A041C" w:rsidR="00E74D80" w:rsidP="00AE5524" w:rsidRDefault="00E74D80" w14:paraId="0479177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shd w:val="clear" w:color="auto" w:fill="D6E3BC" w:themeFill="accent3" w:themeFillTint="66"/>
            <w:noWrap/>
            <w:hideMark/>
          </w:tcPr>
          <w:p w:rsidRPr="005A041C" w:rsidR="00E74D80" w:rsidP="00AE5524" w:rsidRDefault="00E74D80" w14:paraId="3486BCD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shd w:val="clear" w:color="auto" w:fill="D6E3BC" w:themeFill="accent3" w:themeFillTint="66"/>
            <w:noWrap/>
            <w:hideMark/>
          </w:tcPr>
          <w:p w:rsidRPr="005A041C" w:rsidR="00E74D80" w:rsidP="00AE5524" w:rsidRDefault="00E74D80" w14:paraId="3007B1A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shd w:val="clear" w:color="auto" w:fill="D6E3BC" w:themeFill="accent3" w:themeFillTint="66"/>
            <w:noWrap/>
            <w:hideMark/>
          </w:tcPr>
          <w:p w:rsidRPr="005A041C" w:rsidR="00E74D80" w:rsidP="00AE5524" w:rsidRDefault="00E74D80" w14:paraId="3236AE2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shd w:val="clear" w:color="auto" w:fill="D6E3BC" w:themeFill="accent3" w:themeFillTint="66"/>
            <w:noWrap/>
            <w:hideMark/>
          </w:tcPr>
          <w:p w:rsidRPr="005A041C" w:rsidR="00E74D80" w:rsidP="00AE5524" w:rsidRDefault="00E74D80" w14:paraId="76C301C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shd w:val="clear" w:color="auto" w:fill="D6E3BC" w:themeFill="accent3" w:themeFillTint="66"/>
            <w:noWrap/>
            <w:hideMark/>
          </w:tcPr>
          <w:p w:rsidRPr="005A041C" w:rsidR="00E74D80" w:rsidP="00AE5524" w:rsidRDefault="00E74D80" w14:paraId="322713D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r>
      <w:tr w:rsidRPr="005A041C" w:rsidR="00E74D80" w:rsidTr="00B116B7" w14:paraId="5D73F946"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E74D80" w:rsidP="00AE5524" w:rsidRDefault="00E74D80" w14:paraId="6FDC7468"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12</w:t>
            </w:r>
          </w:p>
        </w:tc>
        <w:tc>
          <w:tcPr>
            <w:tcW w:w="1249" w:type="pct"/>
            <w:shd w:val="clear" w:color="auto" w:fill="D6E3BC" w:themeFill="accent3" w:themeFillTint="66"/>
            <w:noWrap/>
            <w:hideMark/>
          </w:tcPr>
          <w:p w:rsidRPr="005A041C" w:rsidR="00E74D80" w:rsidP="00AE5524" w:rsidRDefault="00E74D80" w14:paraId="776AAB4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Computer Science, IT and Allied Fields </w:t>
            </w:r>
          </w:p>
        </w:tc>
        <w:tc>
          <w:tcPr>
            <w:tcW w:w="149" w:type="pct"/>
            <w:shd w:val="clear" w:color="auto" w:fill="D6E3BC" w:themeFill="accent3" w:themeFillTint="66"/>
            <w:noWrap/>
            <w:hideMark/>
          </w:tcPr>
          <w:p w:rsidRPr="005A041C" w:rsidR="00E74D80" w:rsidP="00AE5524" w:rsidRDefault="00E74D80" w14:paraId="523A63A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shd w:val="clear" w:color="auto" w:fill="D6E3BC" w:themeFill="accent3" w:themeFillTint="66"/>
            <w:noWrap/>
            <w:hideMark/>
          </w:tcPr>
          <w:p w:rsidRPr="005A041C" w:rsidR="00E74D80" w:rsidP="00AE5524" w:rsidRDefault="00E74D80" w14:paraId="250D6D1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shd w:val="clear" w:color="auto" w:fill="D6E3BC" w:themeFill="accent3" w:themeFillTint="66"/>
            <w:noWrap/>
            <w:hideMark/>
          </w:tcPr>
          <w:p w:rsidRPr="005A041C" w:rsidR="00E74D80" w:rsidP="00AE5524" w:rsidRDefault="00E74D80" w14:paraId="0F1F9F8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316" w:type="pct"/>
            <w:shd w:val="clear" w:color="auto" w:fill="D6E3BC" w:themeFill="accent3" w:themeFillTint="66"/>
            <w:noWrap/>
            <w:hideMark/>
          </w:tcPr>
          <w:p w:rsidRPr="005A041C" w:rsidR="00E74D80" w:rsidP="00AE5524" w:rsidRDefault="00E74D80" w14:paraId="4B385F3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shd w:val="clear" w:color="auto" w:fill="D6E3BC" w:themeFill="accent3" w:themeFillTint="66"/>
            <w:noWrap/>
            <w:hideMark/>
          </w:tcPr>
          <w:p w:rsidRPr="005A041C" w:rsidR="00E74D80" w:rsidP="00AE5524" w:rsidRDefault="00E74D80" w14:paraId="4CA9213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shd w:val="clear" w:color="auto" w:fill="D6E3BC" w:themeFill="accent3" w:themeFillTint="66"/>
            <w:noWrap/>
            <w:hideMark/>
          </w:tcPr>
          <w:p w:rsidRPr="005A041C" w:rsidR="00E74D80" w:rsidP="00AE5524" w:rsidRDefault="00E74D80" w14:paraId="0F6BEDD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shd w:val="clear" w:color="auto" w:fill="D6E3BC" w:themeFill="accent3" w:themeFillTint="66"/>
            <w:noWrap/>
            <w:hideMark/>
          </w:tcPr>
          <w:p w:rsidRPr="005A041C" w:rsidR="00E74D80" w:rsidP="00AE5524" w:rsidRDefault="00E74D80" w14:paraId="3A90D13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shd w:val="clear" w:color="auto" w:fill="D6E3BC" w:themeFill="accent3" w:themeFillTint="66"/>
            <w:noWrap/>
            <w:hideMark/>
          </w:tcPr>
          <w:p w:rsidRPr="005A041C" w:rsidR="00E74D80" w:rsidP="00AE5524" w:rsidRDefault="00E74D80" w14:paraId="60B6D89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shd w:val="clear" w:color="auto" w:fill="D6E3BC" w:themeFill="accent3" w:themeFillTint="66"/>
            <w:noWrap/>
            <w:hideMark/>
          </w:tcPr>
          <w:p w:rsidRPr="005A041C" w:rsidR="00E74D80" w:rsidP="00AE5524" w:rsidRDefault="00E74D80" w14:paraId="61A0CA4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shd w:val="clear" w:color="auto" w:fill="D6E3BC" w:themeFill="accent3" w:themeFillTint="66"/>
            <w:noWrap/>
            <w:hideMark/>
          </w:tcPr>
          <w:p w:rsidRPr="005A041C" w:rsidR="00E74D80" w:rsidP="00AE5524" w:rsidRDefault="00E74D80" w14:paraId="707C544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shd w:val="clear" w:color="auto" w:fill="D6E3BC" w:themeFill="accent3" w:themeFillTint="66"/>
            <w:noWrap/>
            <w:hideMark/>
          </w:tcPr>
          <w:p w:rsidRPr="005A041C" w:rsidR="00E74D80" w:rsidP="00AE5524" w:rsidRDefault="00E74D80" w14:paraId="6CB98C1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shd w:val="clear" w:color="auto" w:fill="D6E3BC" w:themeFill="accent3" w:themeFillTint="66"/>
            <w:noWrap/>
            <w:hideMark/>
          </w:tcPr>
          <w:p w:rsidRPr="005A041C" w:rsidR="00E74D80" w:rsidP="00AE5524" w:rsidRDefault="00E74D80" w14:paraId="253F609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shd w:val="clear" w:color="auto" w:fill="D6E3BC" w:themeFill="accent3" w:themeFillTint="66"/>
            <w:noWrap/>
            <w:hideMark/>
          </w:tcPr>
          <w:p w:rsidRPr="005A041C" w:rsidR="00E74D80" w:rsidP="00AE5524" w:rsidRDefault="00E74D80" w14:paraId="0B69307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E74D80" w:rsidTr="00E74D80" w14:paraId="039A6040"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E74D80" w:rsidP="00AE5524" w:rsidRDefault="00E74D80" w14:paraId="452EE24C" w14:textId="77777777">
            <w:pPr>
              <w:rPr>
                <w:rFonts w:ascii="Calibri" w:hAnsi="Calibri" w:eastAsia="Times New Roman" w:cs="Calibri"/>
                <w:b w:val="0"/>
                <w:bCs w:val="0"/>
                <w:color w:val="000000"/>
                <w:sz w:val="18"/>
                <w:szCs w:val="18"/>
                <w:lang w:val="en-IN"/>
              </w:rPr>
            </w:pPr>
            <w:r w:rsidRPr="00685E90">
              <w:rPr>
                <w:rFonts w:ascii="Calibri" w:hAnsi="Calibri" w:eastAsia="Times New Roman" w:cs="Calibri"/>
                <w:b w:val="0"/>
                <w:bCs w:val="0"/>
                <w:color w:val="000000"/>
                <w:sz w:val="18"/>
                <w:szCs w:val="18"/>
                <w:lang w:val="en-IN"/>
              </w:rPr>
              <w:t>13</w:t>
            </w:r>
          </w:p>
        </w:tc>
        <w:tc>
          <w:tcPr>
            <w:tcW w:w="1249" w:type="pct"/>
            <w:noWrap/>
            <w:hideMark/>
          </w:tcPr>
          <w:p w:rsidRPr="005A041C" w:rsidR="00E74D80" w:rsidP="00AE5524" w:rsidRDefault="00E74D80" w14:paraId="32AC5EB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149" w:type="pct"/>
            <w:noWrap/>
            <w:hideMark/>
          </w:tcPr>
          <w:p w:rsidRPr="005A041C" w:rsidR="00E74D80" w:rsidP="00AE5524" w:rsidRDefault="00E74D80" w14:paraId="19BA7BE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E74D80" w:rsidP="00AE5524" w:rsidRDefault="00E74D80" w14:paraId="22303C9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E74D80" w:rsidP="00AE5524" w:rsidRDefault="00E74D80" w14:paraId="2F902C8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6" w:type="pct"/>
            <w:noWrap/>
            <w:hideMark/>
          </w:tcPr>
          <w:p w:rsidRPr="005A041C" w:rsidR="00E74D80" w:rsidP="00AE5524" w:rsidRDefault="00E74D80" w14:paraId="4908936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E74D80" w:rsidP="00AE5524" w:rsidRDefault="00E74D80" w14:paraId="690AB86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E74D80" w:rsidP="00AE5524" w:rsidRDefault="00E74D80" w14:paraId="5B50D17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E74D80" w:rsidP="00AE5524" w:rsidRDefault="00E74D80" w14:paraId="46805C6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4564DE2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49AAC9F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E74D80" w:rsidP="00AE5524" w:rsidRDefault="00E74D80" w14:paraId="38120B9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E74D80" w:rsidP="00AE5524" w:rsidRDefault="00E74D80" w14:paraId="2753DFC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57BB833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E74D80" w:rsidP="00AE5524" w:rsidRDefault="00E74D80" w14:paraId="4FA4E2B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E74D80" w:rsidTr="00E74D80" w14:paraId="06B037A5"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E74D80" w:rsidP="00AE5524" w:rsidRDefault="00E74D80" w14:paraId="546B1B9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14</w:t>
            </w:r>
          </w:p>
        </w:tc>
        <w:tc>
          <w:tcPr>
            <w:tcW w:w="1249" w:type="pct"/>
            <w:noWrap/>
            <w:hideMark/>
          </w:tcPr>
          <w:p w:rsidRPr="005A041C" w:rsidR="00E74D80" w:rsidP="00AE5524" w:rsidRDefault="00E74D80" w14:paraId="2C0E4D5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149" w:type="pct"/>
            <w:noWrap/>
            <w:hideMark/>
          </w:tcPr>
          <w:p w:rsidRPr="005A041C" w:rsidR="00E74D80" w:rsidP="00AE5524" w:rsidRDefault="00E74D80" w14:paraId="3BBADD0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E74D80" w:rsidP="00AE5524" w:rsidRDefault="00E74D80" w14:paraId="0ABD184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E74D80" w:rsidP="00AE5524" w:rsidRDefault="00E74D80" w14:paraId="1359160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6" w:type="pct"/>
            <w:noWrap/>
            <w:hideMark/>
          </w:tcPr>
          <w:p w:rsidRPr="005A041C" w:rsidR="00E74D80" w:rsidP="00AE5524" w:rsidRDefault="00E74D80" w14:paraId="5BAE501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4943B53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E74D80" w:rsidP="00AE5524" w:rsidRDefault="00E74D80" w14:paraId="458BA23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E74D80" w:rsidP="00AE5524" w:rsidRDefault="00E74D80" w14:paraId="18DA403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07DF497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1C1223E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7EF7842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E74D80" w:rsidP="00AE5524" w:rsidRDefault="00E74D80" w14:paraId="7895609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15A8A43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E74D80" w:rsidP="00AE5524" w:rsidRDefault="00E74D80" w14:paraId="01B137A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r w:rsidRPr="005A041C" w:rsidR="00E74D80" w:rsidTr="00E74D80" w14:paraId="2F27C837"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E74D80" w:rsidP="00AE5524" w:rsidRDefault="00E74D80" w14:paraId="315356B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15</w:t>
            </w:r>
          </w:p>
        </w:tc>
        <w:tc>
          <w:tcPr>
            <w:tcW w:w="1249" w:type="pct"/>
            <w:noWrap/>
            <w:hideMark/>
          </w:tcPr>
          <w:p w:rsidRPr="005A041C" w:rsidR="00E74D80" w:rsidP="00AE5524" w:rsidRDefault="00E74D80" w14:paraId="6533580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Social Science/ Humanities </w:t>
            </w:r>
          </w:p>
        </w:tc>
        <w:tc>
          <w:tcPr>
            <w:tcW w:w="149" w:type="pct"/>
            <w:noWrap/>
            <w:hideMark/>
          </w:tcPr>
          <w:p w:rsidRPr="005A041C" w:rsidR="00E74D80" w:rsidP="00AE5524" w:rsidRDefault="00E74D80" w14:paraId="7DC6060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E74D80" w:rsidP="00AE5524" w:rsidRDefault="00E74D80" w14:paraId="30E1790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9" w:type="pct"/>
            <w:noWrap/>
            <w:hideMark/>
          </w:tcPr>
          <w:p w:rsidRPr="005A041C" w:rsidR="00E74D80" w:rsidP="00AE5524" w:rsidRDefault="00E74D80" w14:paraId="54EDF18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316" w:type="pct"/>
            <w:noWrap/>
            <w:hideMark/>
          </w:tcPr>
          <w:p w:rsidRPr="005A041C" w:rsidR="00E74D80" w:rsidP="00AE5524" w:rsidRDefault="00E74D80" w14:paraId="4757303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E74D80" w:rsidP="00AE5524" w:rsidRDefault="00E74D80" w14:paraId="76E190F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E74D80" w:rsidP="00AE5524" w:rsidRDefault="00E74D80" w14:paraId="4683052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E74D80" w:rsidP="00AE5524" w:rsidRDefault="00E74D80" w14:paraId="2B6AB16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E74D80" w:rsidP="00AE5524" w:rsidRDefault="00E74D80" w14:paraId="37252B7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2800522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E74D80" w:rsidP="00AE5524" w:rsidRDefault="00E74D80" w14:paraId="2F5CCD0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16317E9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03D2884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E74D80" w:rsidP="00AE5524" w:rsidRDefault="00E74D80" w14:paraId="3EC1E2D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E74D80" w:rsidTr="00E74D80" w14:paraId="2A9BA3BD"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E74D80" w:rsidP="00AE5524" w:rsidRDefault="00E74D80" w14:paraId="2438C0B8"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16</w:t>
            </w:r>
          </w:p>
        </w:tc>
        <w:tc>
          <w:tcPr>
            <w:tcW w:w="1249" w:type="pct"/>
            <w:noWrap/>
            <w:hideMark/>
          </w:tcPr>
          <w:p w:rsidRPr="005A041C" w:rsidR="00E74D80" w:rsidP="00AE5524" w:rsidRDefault="00E74D80" w14:paraId="30462B6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Defence/ Protective Service</w:t>
            </w:r>
          </w:p>
        </w:tc>
        <w:tc>
          <w:tcPr>
            <w:tcW w:w="149" w:type="pct"/>
            <w:noWrap/>
            <w:hideMark/>
          </w:tcPr>
          <w:p w:rsidRPr="005A041C" w:rsidR="00E74D80" w:rsidP="00AE5524" w:rsidRDefault="00E74D80" w14:paraId="0EFC297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E74D80" w:rsidP="00AE5524" w:rsidRDefault="00E74D80" w14:paraId="7ACECD2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9" w:type="pct"/>
            <w:noWrap/>
            <w:hideMark/>
          </w:tcPr>
          <w:p w:rsidRPr="005A041C" w:rsidR="00E74D80" w:rsidP="00AE5524" w:rsidRDefault="00E74D80" w14:paraId="6AA07F9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6" w:type="pct"/>
            <w:noWrap/>
            <w:hideMark/>
          </w:tcPr>
          <w:p w:rsidRPr="005A041C" w:rsidR="00E74D80" w:rsidP="00AE5524" w:rsidRDefault="00E74D80" w14:paraId="2A4AE55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E74D80" w:rsidP="00AE5524" w:rsidRDefault="00E74D80" w14:paraId="164E457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E74D80" w:rsidP="00AE5524" w:rsidRDefault="00E74D80" w14:paraId="53CC3C9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E74D80" w:rsidP="00AE5524" w:rsidRDefault="00E74D80" w14:paraId="5D3DAD4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222D1B4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377CBCF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E74D80" w:rsidP="00AE5524" w:rsidRDefault="00E74D80" w14:paraId="476992A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382C5C2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18D8EAB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8" w:type="pct"/>
            <w:noWrap/>
            <w:hideMark/>
          </w:tcPr>
          <w:p w:rsidRPr="005A041C" w:rsidR="00E74D80" w:rsidP="00AE5524" w:rsidRDefault="00E74D80" w14:paraId="54B1231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r w:rsidRPr="005A041C" w:rsidR="00E74D80" w:rsidTr="00E74D80" w14:paraId="4254BA21"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E74D80" w:rsidP="00AE5524" w:rsidRDefault="00E74D80" w14:paraId="2FE54B99"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17</w:t>
            </w:r>
          </w:p>
        </w:tc>
        <w:tc>
          <w:tcPr>
            <w:tcW w:w="1249" w:type="pct"/>
            <w:noWrap/>
            <w:hideMark/>
          </w:tcPr>
          <w:p w:rsidRPr="005A041C" w:rsidR="00E74D80" w:rsidP="00AE5524" w:rsidRDefault="00E74D80" w14:paraId="0A92006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Sports</w:t>
            </w:r>
          </w:p>
        </w:tc>
        <w:tc>
          <w:tcPr>
            <w:tcW w:w="149" w:type="pct"/>
            <w:noWrap/>
            <w:hideMark/>
          </w:tcPr>
          <w:p w:rsidRPr="005A041C" w:rsidR="00E74D80" w:rsidP="00AE5524" w:rsidRDefault="00E74D80" w14:paraId="1E27394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E74D80" w:rsidP="00AE5524" w:rsidRDefault="00E74D80" w14:paraId="61CC3C6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9" w:type="pct"/>
            <w:noWrap/>
            <w:hideMark/>
          </w:tcPr>
          <w:p w:rsidRPr="005A041C" w:rsidR="00E74D80" w:rsidP="00AE5524" w:rsidRDefault="00E74D80" w14:paraId="7336AB7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6" w:type="pct"/>
            <w:noWrap/>
            <w:hideMark/>
          </w:tcPr>
          <w:p w:rsidRPr="005A041C" w:rsidR="00E74D80" w:rsidP="00AE5524" w:rsidRDefault="00E74D80" w14:paraId="135DB35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E74D80" w:rsidP="00AE5524" w:rsidRDefault="00E74D80" w14:paraId="0CB64E8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E74D80" w:rsidP="00AE5524" w:rsidRDefault="00E74D80" w14:paraId="48F03C4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E74D80" w:rsidP="00AE5524" w:rsidRDefault="00E74D80" w14:paraId="4346684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7F1C6EB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00D088C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5B1AE39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319B3B9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2B4A7D6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8" w:type="pct"/>
            <w:noWrap/>
            <w:hideMark/>
          </w:tcPr>
          <w:p w:rsidRPr="005A041C" w:rsidR="00E74D80" w:rsidP="00AE5524" w:rsidRDefault="00E74D80" w14:paraId="63B8C46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r w:rsidRPr="005A041C" w:rsidR="00E74D80" w:rsidTr="007B469D" w14:paraId="09E13C39"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E74D80" w:rsidP="00AE5524" w:rsidRDefault="00E74D80" w14:paraId="47755BB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18</w:t>
            </w:r>
          </w:p>
        </w:tc>
        <w:tc>
          <w:tcPr>
            <w:tcW w:w="1249" w:type="pct"/>
            <w:shd w:val="clear" w:color="auto" w:fill="D6E3BC" w:themeFill="accent3" w:themeFillTint="66"/>
            <w:noWrap/>
            <w:hideMark/>
          </w:tcPr>
          <w:p w:rsidRPr="005A041C" w:rsidR="00E74D80" w:rsidP="00AE5524" w:rsidRDefault="00E74D80" w14:paraId="7C4CE34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Engineering and Technology</w:t>
            </w:r>
          </w:p>
        </w:tc>
        <w:tc>
          <w:tcPr>
            <w:tcW w:w="149" w:type="pct"/>
            <w:shd w:val="clear" w:color="auto" w:fill="D6E3BC" w:themeFill="accent3" w:themeFillTint="66"/>
            <w:noWrap/>
            <w:hideMark/>
          </w:tcPr>
          <w:p w:rsidRPr="005A041C" w:rsidR="00E74D80" w:rsidP="00AE5524" w:rsidRDefault="00E74D80" w14:paraId="2CB9276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shd w:val="clear" w:color="auto" w:fill="D6E3BC" w:themeFill="accent3" w:themeFillTint="66"/>
            <w:noWrap/>
            <w:hideMark/>
          </w:tcPr>
          <w:p w:rsidRPr="005A041C" w:rsidR="00E74D80" w:rsidP="00AE5524" w:rsidRDefault="00E74D80" w14:paraId="5628EB2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shd w:val="clear" w:color="auto" w:fill="D6E3BC" w:themeFill="accent3" w:themeFillTint="66"/>
            <w:noWrap/>
            <w:hideMark/>
          </w:tcPr>
          <w:p w:rsidRPr="005A041C" w:rsidR="00E74D80" w:rsidP="00AE5524" w:rsidRDefault="00E74D80" w14:paraId="7AD1865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316" w:type="pct"/>
            <w:shd w:val="clear" w:color="auto" w:fill="D6E3BC" w:themeFill="accent3" w:themeFillTint="66"/>
            <w:noWrap/>
            <w:hideMark/>
          </w:tcPr>
          <w:p w:rsidRPr="005A041C" w:rsidR="00E74D80" w:rsidP="00AE5524" w:rsidRDefault="00E74D80" w14:paraId="531A9AC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shd w:val="clear" w:color="auto" w:fill="D6E3BC" w:themeFill="accent3" w:themeFillTint="66"/>
            <w:noWrap/>
            <w:hideMark/>
          </w:tcPr>
          <w:p w:rsidRPr="005A041C" w:rsidR="00E74D80" w:rsidP="00AE5524" w:rsidRDefault="00E74D80" w14:paraId="3EB0BDE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shd w:val="clear" w:color="auto" w:fill="D6E3BC" w:themeFill="accent3" w:themeFillTint="66"/>
            <w:noWrap/>
            <w:hideMark/>
          </w:tcPr>
          <w:p w:rsidRPr="005A041C" w:rsidR="00E74D80" w:rsidP="00AE5524" w:rsidRDefault="00E74D80" w14:paraId="1D72193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shd w:val="clear" w:color="auto" w:fill="D6E3BC" w:themeFill="accent3" w:themeFillTint="66"/>
            <w:noWrap/>
            <w:hideMark/>
          </w:tcPr>
          <w:p w:rsidRPr="005A041C" w:rsidR="00E74D80" w:rsidP="00AE5524" w:rsidRDefault="00E74D80" w14:paraId="3D3D313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shd w:val="clear" w:color="auto" w:fill="D6E3BC" w:themeFill="accent3" w:themeFillTint="66"/>
            <w:noWrap/>
            <w:hideMark/>
          </w:tcPr>
          <w:p w:rsidRPr="005A041C" w:rsidR="00E74D80" w:rsidP="00AE5524" w:rsidRDefault="00E74D80" w14:paraId="6F95B83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shd w:val="clear" w:color="auto" w:fill="D6E3BC" w:themeFill="accent3" w:themeFillTint="66"/>
            <w:noWrap/>
            <w:hideMark/>
          </w:tcPr>
          <w:p w:rsidRPr="005A041C" w:rsidR="00E74D80" w:rsidP="00AE5524" w:rsidRDefault="00E74D80" w14:paraId="5DC9CAE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shd w:val="clear" w:color="auto" w:fill="D6E3BC" w:themeFill="accent3" w:themeFillTint="66"/>
            <w:noWrap/>
            <w:hideMark/>
          </w:tcPr>
          <w:p w:rsidRPr="005A041C" w:rsidR="00E74D80" w:rsidP="00AE5524" w:rsidRDefault="00E74D80" w14:paraId="217A22E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shd w:val="clear" w:color="auto" w:fill="D6E3BC" w:themeFill="accent3" w:themeFillTint="66"/>
            <w:noWrap/>
            <w:hideMark/>
          </w:tcPr>
          <w:p w:rsidRPr="005A041C" w:rsidR="00E74D80" w:rsidP="00AE5524" w:rsidRDefault="00E74D80" w14:paraId="65993AE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shd w:val="clear" w:color="auto" w:fill="D6E3BC" w:themeFill="accent3" w:themeFillTint="66"/>
            <w:noWrap/>
            <w:hideMark/>
          </w:tcPr>
          <w:p w:rsidRPr="005A041C" w:rsidR="00E74D80" w:rsidP="00AE5524" w:rsidRDefault="00E74D80" w14:paraId="4276757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shd w:val="clear" w:color="auto" w:fill="D6E3BC" w:themeFill="accent3" w:themeFillTint="66"/>
            <w:noWrap/>
            <w:hideMark/>
          </w:tcPr>
          <w:p w:rsidRPr="005A041C" w:rsidR="00E74D80" w:rsidP="00AE5524" w:rsidRDefault="00E74D80" w14:paraId="5585D24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E74D80" w:rsidTr="00E74D80" w14:paraId="126E53E4"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E74D80" w:rsidP="00AE5524" w:rsidRDefault="00E74D80" w14:paraId="20D01A4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19</w:t>
            </w:r>
          </w:p>
        </w:tc>
        <w:tc>
          <w:tcPr>
            <w:tcW w:w="1249" w:type="pct"/>
            <w:noWrap/>
            <w:hideMark/>
          </w:tcPr>
          <w:p w:rsidRPr="005A041C" w:rsidR="00E74D80" w:rsidP="00AE5524" w:rsidRDefault="00E74D80" w14:paraId="6A8D82F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Agriculture</w:t>
            </w:r>
            <w:r>
              <w:rPr>
                <w:rFonts w:ascii="Calibri" w:hAnsi="Calibri" w:eastAsia="Times New Roman" w:cs="Calibri"/>
                <w:color w:val="000000"/>
                <w:lang w:val="en-IN"/>
              </w:rPr>
              <w:t xml:space="preserve">, </w:t>
            </w:r>
            <w:r w:rsidRPr="005A041C">
              <w:rPr>
                <w:rFonts w:ascii="Calibri" w:hAnsi="Calibri" w:eastAsia="Times New Roman" w:cs="Calibri"/>
                <w:color w:val="000000"/>
                <w:lang w:val="en-IN"/>
              </w:rPr>
              <w:t xml:space="preserve">Food </w:t>
            </w:r>
            <w:r>
              <w:rPr>
                <w:rFonts w:ascii="Calibri" w:hAnsi="Calibri" w:eastAsia="Times New Roman" w:cs="Calibri"/>
                <w:color w:val="000000"/>
                <w:lang w:val="en-IN"/>
              </w:rPr>
              <w:t xml:space="preserve">Industry and </w:t>
            </w:r>
            <w:r w:rsidRPr="005A041C">
              <w:rPr>
                <w:rFonts w:ascii="Calibri" w:hAnsi="Calibri" w:eastAsia="Times New Roman" w:cs="Calibri"/>
                <w:color w:val="000000"/>
                <w:lang w:val="en-IN"/>
              </w:rPr>
              <w:t xml:space="preserve">Forestry </w:t>
            </w:r>
          </w:p>
        </w:tc>
        <w:tc>
          <w:tcPr>
            <w:tcW w:w="149" w:type="pct"/>
            <w:noWrap/>
            <w:hideMark/>
          </w:tcPr>
          <w:p w:rsidRPr="005A041C" w:rsidR="00E74D80" w:rsidP="00AE5524" w:rsidRDefault="00E74D80" w14:paraId="51E52D4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E74D80" w:rsidP="00AE5524" w:rsidRDefault="00E74D80" w14:paraId="6006821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E74D80" w:rsidP="00AE5524" w:rsidRDefault="00E74D80" w14:paraId="74BA686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6" w:type="pct"/>
            <w:noWrap/>
            <w:hideMark/>
          </w:tcPr>
          <w:p w:rsidRPr="005A041C" w:rsidR="00E74D80" w:rsidP="00AE5524" w:rsidRDefault="00E74D80" w14:paraId="2E44176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E74D80" w:rsidP="00AE5524" w:rsidRDefault="00E74D80" w14:paraId="0542981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66D29E9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391B3C6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64E9400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634AACC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42D4274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5FF319A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E74D80" w:rsidP="00AE5524" w:rsidRDefault="00E74D80" w14:paraId="0C2C974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E74D80" w:rsidP="00AE5524" w:rsidRDefault="00E74D80" w14:paraId="25B456B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bl>
    <w:p w:rsidR="00103F78" w:rsidP="00AE5524" w:rsidRDefault="00103F78" w14:paraId="01C6C5AA" w14:textId="6B9D7607"/>
    <w:p w:rsidR="007F5084" w:rsidP="00AE5524" w:rsidRDefault="007F5084" w14:paraId="2F772D88" w14:textId="23304BFA">
      <w:pPr>
        <w:pStyle w:val="Heading3"/>
      </w:pPr>
      <w:r>
        <w:t xml:space="preserve">Step 4: </w:t>
      </w:r>
      <w:r w:rsidR="00EF0450">
        <w:t xml:space="preserve">TOP 3 </w:t>
      </w:r>
      <w:r>
        <w:t>pathway</w:t>
      </w:r>
      <w:r w:rsidR="00EF0450">
        <w:t>s</w:t>
      </w:r>
      <w:r>
        <w:tab/>
      </w:r>
    </w:p>
    <w:p w:rsidR="007F5084" w:rsidP="00AE5524" w:rsidRDefault="007F5084" w14:paraId="0A1A808B" w14:textId="77777777">
      <w:r>
        <w:t>Check for Number of personality traits</w:t>
      </w:r>
    </w:p>
    <w:p w:rsidR="007F5084" w:rsidP="7C15921F" w:rsidRDefault="007F5084" w14:paraId="35C20892" w14:textId="77777777">
      <w:pPr>
        <w:rPr>
          <w:b/>
          <w:bCs/>
          <w:lang w:val="en-US"/>
        </w:rPr>
      </w:pPr>
      <w:r w:rsidRPr="7C15921F">
        <w:rPr>
          <w:b/>
          <w:bCs/>
          <w:lang w:val="en-US"/>
        </w:rPr>
        <w:t>Order sequence (123,132,213,231,312,321,12,1_2,13,1_3,21,2_1, 23,2_3,31,3_1,32,3_2,1 _1_, , 2 _2_, 3 _3_,  _ _ 1, _ _ 2, _ _ 3)</w:t>
      </w:r>
    </w:p>
    <w:p w:rsidR="00D30D6C" w:rsidP="00AE5524" w:rsidRDefault="007B469D" w14:paraId="265194DD" w14:textId="77777777">
      <w:r>
        <w:t>H</w:t>
      </w:r>
      <w:r w:rsidR="00D30D6C">
        <w:t xml:space="preserve">ere, our pathway is </w:t>
      </w:r>
    </w:p>
    <w:p w:rsidR="00D30D6C" w:rsidP="00AE5524" w:rsidRDefault="00D30D6C" w14:paraId="5F41224B" w14:textId="77777777">
      <w:r>
        <w:t>P1: R</w:t>
      </w:r>
    </w:p>
    <w:p w:rsidR="00D30D6C" w:rsidP="00AE5524" w:rsidRDefault="00D30D6C" w14:paraId="38237599" w14:textId="41C0B6BE">
      <w:r>
        <w:t>P2:  I</w:t>
      </w:r>
    </w:p>
    <w:p w:rsidR="007B469D" w:rsidP="00AE5524" w:rsidRDefault="00D30D6C" w14:paraId="2B5A5BF0" w14:textId="3A1EB349">
      <w:r>
        <w:t>P3: C</w:t>
      </w:r>
      <w:r>
        <w:br/>
      </w:r>
      <w:r>
        <w:t>It matches exactly with Pathway 18: Engineering and technology.</w:t>
      </w:r>
    </w:p>
    <w:p w:rsidRPr="00FC22E1" w:rsidR="00D30D6C" w:rsidP="7C15921F" w:rsidRDefault="002C33E6" w14:paraId="52C6160F" w14:textId="22AE1326">
      <w:pPr>
        <w:rPr>
          <w:b/>
          <w:bCs/>
          <w:lang w:val="en-US"/>
        </w:rPr>
      </w:pPr>
      <w:r w:rsidRPr="7C15921F">
        <w:rPr>
          <w:b/>
          <w:bCs/>
          <w:lang w:val="en-US"/>
        </w:rPr>
        <w:t>Hence 1</w:t>
      </w:r>
      <w:r w:rsidRPr="7C15921F">
        <w:rPr>
          <w:b/>
          <w:bCs/>
          <w:vertAlign w:val="superscript"/>
          <w:lang w:val="en-US"/>
        </w:rPr>
        <w:t>st</w:t>
      </w:r>
      <w:r w:rsidRPr="7C15921F">
        <w:rPr>
          <w:b/>
          <w:bCs/>
          <w:lang w:val="en-US"/>
        </w:rPr>
        <w:t xml:space="preserve"> Pathway for the child is Engineering and technology.</w:t>
      </w:r>
    </w:p>
    <w:p w:rsidR="00EF0450" w:rsidP="00AE5524" w:rsidRDefault="00EF0450" w14:paraId="6F8801FB" w14:textId="0DFFC139"/>
    <w:p w:rsidR="00FC22E1" w:rsidP="00AE5524" w:rsidRDefault="00FC22E1" w14:paraId="00DE9FCF" w14:textId="77777777"/>
    <w:p w:rsidR="00EF0450" w:rsidP="00AE5524" w:rsidRDefault="00FC22E1" w14:paraId="3863E45F" w14:textId="639DAB40">
      <w:pPr>
        <w:pStyle w:val="ListParagraph"/>
        <w:numPr>
          <w:ilvl w:val="0"/>
          <w:numId w:val="22"/>
        </w:numPr>
      </w:pPr>
      <w:r>
        <w:t>Find pathway 2</w:t>
      </w:r>
    </w:p>
    <w:p w:rsidR="00FC22E1" w:rsidP="00AE5524" w:rsidRDefault="00FC22E1" w14:paraId="1C5439D3" w14:textId="57EDCAD2">
      <w:r>
        <w:t>Follow order sequence:</w:t>
      </w:r>
    </w:p>
    <w:p w:rsidR="00B116B7" w:rsidP="00AE5524" w:rsidRDefault="00B116B7" w14:paraId="6D8C413B" w14:textId="297124B6">
      <w:r>
        <w:t>123: RIC: done pathway 1</w:t>
      </w:r>
    </w:p>
    <w:p w:rsidR="00B116B7" w:rsidP="00AE5524" w:rsidRDefault="00B116B7" w14:paraId="57279972" w14:textId="30460B08">
      <w:r>
        <w:t>132: does not exist</w:t>
      </w:r>
    </w:p>
    <w:p w:rsidR="00B116B7" w:rsidP="00AE5524" w:rsidRDefault="00B116B7" w14:paraId="52D3E1FA" w14:textId="486E0A2C">
      <w:r>
        <w:t>213: IRC: hit: Pathway 12: Computer Science, IT and Allied fields</w:t>
      </w:r>
    </w:p>
    <w:p w:rsidR="00B116B7" w:rsidP="00AE5524" w:rsidRDefault="00B116B7" w14:paraId="65E43629" w14:textId="77777777"/>
    <w:p w:rsidR="00FC22E1" w:rsidP="00AE5524" w:rsidRDefault="004042D6" w14:paraId="5E2FB082" w14:textId="762A4238">
      <w:pPr>
        <w:pStyle w:val="ListParagraph"/>
        <w:numPr>
          <w:ilvl w:val="0"/>
          <w:numId w:val="22"/>
        </w:numPr>
      </w:pPr>
      <w:r>
        <w:t>Find Pathway 3</w:t>
      </w:r>
    </w:p>
    <w:p w:rsidR="004042D6" w:rsidP="00AE5524" w:rsidRDefault="004042D6" w14:paraId="53039C82" w14:textId="05A30C6C">
      <w:r>
        <w:t>Follow order sequence further</w:t>
      </w:r>
    </w:p>
    <w:p w:rsidR="004042D6" w:rsidP="00AE5524" w:rsidRDefault="004042D6" w14:paraId="0EA7B574" w14:textId="5B01195E">
      <w:r>
        <w:t>231: ICR: Hit: Pathway 11: Science and Mathematics.</w:t>
      </w:r>
    </w:p>
    <w:p w:rsidR="000024E9" w:rsidP="00AE5524" w:rsidRDefault="000024E9" w14:paraId="11578AC3" w14:textId="77777777"/>
    <w:p w:rsidR="000024E9" w:rsidP="00AE5524" w:rsidRDefault="000024E9" w14:paraId="67DC20E1" w14:textId="415E9E7B" w14:noSpellErr="1">
      <w:r w:rsidRPr="0E4DAA93" w:rsidR="000024E9">
        <w:rPr>
          <w:lang w:val="en-US"/>
        </w:rPr>
        <w:t xml:space="preserve">Then refer to Navigator 360 sheet to populate </w:t>
      </w:r>
      <w:r w:rsidRPr="0E4DAA93" w:rsidR="000024E9">
        <w:rPr>
          <w:lang w:val="en-US"/>
        </w:rPr>
        <w:t>report</w:t>
      </w:r>
      <w:r w:rsidRPr="0E4DAA93" w:rsidR="000024E9">
        <w:rPr>
          <w:lang w:val="en-US"/>
        </w:rPr>
        <w:t>.</w:t>
      </w:r>
    </w:p>
    <w:p w:rsidR="00376842" w:rsidP="00AE5524" w:rsidRDefault="00376842" w14:paraId="23D16653" w14:textId="77777777"/>
    <w:p w:rsidR="00376842" w:rsidP="00AE5524" w:rsidRDefault="00376842" w14:paraId="025D6613" w14:textId="77777777"/>
    <w:p w:rsidR="004042D6" w:rsidP="00AE5524" w:rsidRDefault="004042D6" w14:paraId="7FF89370" w14:textId="77777777"/>
    <w:p w:rsidR="00332385" w:rsidP="00AE5524" w:rsidRDefault="00332385" w14:paraId="61B5AF3D" w14:textId="77777777">
      <w:pPr>
        <w:pStyle w:val="Heading3"/>
        <w:sectPr w:rsidR="00332385" w:rsidSect="00083041">
          <w:pgSz w:w="12240" w:h="15840" w:orient="portrait"/>
          <w:pgMar w:top="720" w:right="720" w:bottom="720" w:left="720" w:header="720" w:footer="720" w:gutter="0"/>
          <w:pgNumType w:start="1"/>
          <w:cols w:space="720"/>
          <w:docGrid w:linePitch="299"/>
        </w:sectPr>
      </w:pPr>
    </w:p>
    <w:p w:rsidR="002C33E6" w:rsidP="00AE5524" w:rsidRDefault="00376842" w14:paraId="50D4E409" w14:textId="719E5B7B">
      <w:pPr>
        <w:pStyle w:val="Heading3"/>
      </w:pPr>
      <w:r>
        <w:t>EXAMPLE 2</w:t>
      </w:r>
    </w:p>
    <w:p w:rsidRPr="00083041" w:rsidR="00083041" w:rsidP="00AE5524" w:rsidRDefault="00083041" w14:paraId="38A90FAC" w14:textId="77777777"/>
    <w:p w:rsidR="00083041" w:rsidP="00AE5524" w:rsidRDefault="00083041" w14:paraId="511EE5C4" w14:textId="2066A0DF">
      <w:pPr>
        <w:pStyle w:val="Heading4"/>
        <w:spacing w:before="0"/>
      </w:pPr>
      <w:r w:rsidRPr="7C15921F">
        <w:rPr>
          <w:lang w:val="en-US"/>
        </w:rPr>
        <w:t xml:space="preserve">Step 1: For Student </w:t>
      </w:r>
      <w:r w:rsidRPr="7C15921F" w:rsidR="00332385">
        <w:rPr>
          <w:lang w:val="en-US"/>
        </w:rPr>
        <w:t>M</w:t>
      </w:r>
      <w:r w:rsidRPr="7C15921F">
        <w:rPr>
          <w:lang w:val="en-US"/>
        </w:rPr>
        <w:t>, take top 3 personalities identified in Section 1</w:t>
      </w:r>
    </w:p>
    <w:p w:rsidR="00083041" w:rsidP="00AE5524" w:rsidRDefault="00083041" w14:paraId="29617EA6" w14:textId="77777777">
      <w:r w:rsidRPr="7C15921F">
        <w:rPr>
          <w:lang w:val="en-US"/>
        </w:rPr>
        <w:t xml:space="preserve">Let’s Assume Top 3 personalities are </w:t>
      </w:r>
    </w:p>
    <w:p w:rsidR="00083041" w:rsidP="00AE5524" w:rsidRDefault="00BB7C2E" w14:paraId="1C44761B" w14:textId="02D3544E">
      <w:pPr>
        <w:pStyle w:val="ListParagraph"/>
        <w:numPr>
          <w:ilvl w:val="3"/>
          <w:numId w:val="23"/>
        </w:numPr>
      </w:pPr>
      <w:r>
        <w:t>Social</w:t>
      </w:r>
      <w:r w:rsidR="00083041">
        <w:t xml:space="preserve"> (</w:t>
      </w:r>
      <w:r w:rsidR="002B3BB8">
        <w:t>S</w:t>
      </w:r>
      <w:r w:rsidR="00083041">
        <w:t xml:space="preserve">), Stanine </w:t>
      </w:r>
      <w:r w:rsidR="002B3BB8">
        <w:t>6</w:t>
      </w:r>
      <w:r w:rsidR="00083041">
        <w:t xml:space="preserve"> </w:t>
      </w:r>
    </w:p>
    <w:p w:rsidR="00083041" w:rsidP="00AE5524" w:rsidRDefault="00BB7C2E" w14:paraId="0973AE72" w14:textId="7CE40EA0">
      <w:pPr>
        <w:pStyle w:val="ListParagraph"/>
        <w:numPr>
          <w:ilvl w:val="3"/>
          <w:numId w:val="23"/>
        </w:numPr>
      </w:pPr>
      <w:r>
        <w:t>Enterprising</w:t>
      </w:r>
      <w:r w:rsidR="00083041">
        <w:t xml:space="preserve"> (</w:t>
      </w:r>
      <w:r w:rsidR="002B3BB8">
        <w:t>E</w:t>
      </w:r>
      <w:r w:rsidR="00083041">
        <w:t xml:space="preserve">) Stanine </w:t>
      </w:r>
      <w:r w:rsidR="002B3BB8">
        <w:t>6</w:t>
      </w:r>
    </w:p>
    <w:p w:rsidR="00083041" w:rsidP="00AE5524" w:rsidRDefault="00BB7C2E" w14:paraId="35F80D94" w14:textId="419CCE8E">
      <w:pPr>
        <w:pStyle w:val="ListParagraph"/>
        <w:numPr>
          <w:ilvl w:val="3"/>
          <w:numId w:val="23"/>
        </w:numPr>
      </w:pPr>
      <w:r>
        <w:t>Investigative</w:t>
      </w:r>
      <w:r w:rsidR="00083041">
        <w:t xml:space="preserve"> (</w:t>
      </w:r>
      <w:r w:rsidR="002B3BB8">
        <w:t>I</w:t>
      </w:r>
      <w:r w:rsidR="00083041">
        <w:t>) Stanine 6</w:t>
      </w:r>
    </w:p>
    <w:p w:rsidR="00083041" w:rsidP="00AE5524" w:rsidRDefault="00083041" w14:paraId="082DA928" w14:textId="77777777">
      <w:pPr>
        <w:pStyle w:val="Heading3"/>
      </w:pPr>
      <w:r w:rsidRPr="7C15921F">
        <w:rPr>
          <w:lang w:val="en-US"/>
        </w:rPr>
        <w:t>Step 2: Select pathways where top 3 personalities of the child are present under column P1.</w:t>
      </w:r>
    </w:p>
    <w:p w:rsidR="00083041" w:rsidP="00AE5524" w:rsidRDefault="00083041" w14:paraId="5ABF1475" w14:textId="77777777">
      <w:r>
        <w:t>Referring to mapping table above:</w:t>
      </w:r>
    </w:p>
    <w:tbl>
      <w:tblPr>
        <w:tblStyle w:val="GridTable4-Accent1"/>
        <w:tblW w:w="5182" w:type="pct"/>
        <w:tblLook w:val="06A0" w:firstRow="1" w:lastRow="0" w:firstColumn="1" w:lastColumn="0" w:noHBand="1" w:noVBand="1"/>
      </w:tblPr>
      <w:tblGrid>
        <w:gridCol w:w="819"/>
        <w:gridCol w:w="7634"/>
        <w:gridCol w:w="910"/>
        <w:gridCol w:w="910"/>
        <w:gridCol w:w="910"/>
      </w:tblGrid>
      <w:tr w:rsidRPr="005A041C" w:rsidR="00083041" w:rsidTr="00CA3032" w14:paraId="01C2B265"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366" w:type="pct"/>
          </w:tcPr>
          <w:p w:rsidRPr="005A041C" w:rsidR="00083041" w:rsidP="00AE5524" w:rsidRDefault="00083041" w14:paraId="6F80BDCB" w14:textId="77777777">
            <w:pPr>
              <w:rPr>
                <w:rFonts w:ascii="Calibri" w:hAnsi="Calibri" w:eastAsia="Times New Roman" w:cs="Calibri"/>
                <w:color w:val="000000"/>
                <w:lang w:val="en-IN"/>
              </w:rPr>
            </w:pPr>
          </w:p>
        </w:tc>
        <w:tc>
          <w:tcPr>
            <w:tcW w:w="3413" w:type="pct"/>
            <w:noWrap/>
            <w:hideMark/>
          </w:tcPr>
          <w:p w:rsidRPr="005A041C" w:rsidR="00083041" w:rsidP="00AE5524" w:rsidRDefault="00083041" w14:paraId="38FE072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407" w:type="pct"/>
            <w:noWrap/>
            <w:hideMark/>
          </w:tcPr>
          <w:p w:rsidRPr="005A041C" w:rsidR="00083041" w:rsidP="00AE5524" w:rsidRDefault="00083041" w14:paraId="046597D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407" w:type="pct"/>
            <w:noWrap/>
            <w:hideMark/>
          </w:tcPr>
          <w:p w:rsidRPr="005A041C" w:rsidR="00083041" w:rsidP="00AE5524" w:rsidRDefault="00083041" w14:paraId="487E2AA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407" w:type="pct"/>
            <w:noWrap/>
            <w:hideMark/>
          </w:tcPr>
          <w:p w:rsidRPr="005A041C" w:rsidR="00083041" w:rsidP="00AE5524" w:rsidRDefault="00083041" w14:paraId="2B3740E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r>
      <w:tr w:rsidRPr="005A041C" w:rsidR="00083041" w:rsidTr="00CA3032" w14:paraId="7B7C8D19"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083041" w:rsidP="00AE5524" w:rsidRDefault="00083041" w14:paraId="25428E8E"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w:t>
            </w:r>
          </w:p>
        </w:tc>
        <w:tc>
          <w:tcPr>
            <w:tcW w:w="3413" w:type="pct"/>
            <w:shd w:val="clear" w:color="auto" w:fill="auto"/>
            <w:noWrap/>
            <w:hideMark/>
          </w:tcPr>
          <w:p w:rsidRPr="005A041C" w:rsidR="00083041" w:rsidP="00AE5524" w:rsidRDefault="00083041" w14:paraId="0563AA7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Architecture</w:t>
            </w:r>
          </w:p>
        </w:tc>
        <w:tc>
          <w:tcPr>
            <w:tcW w:w="407" w:type="pct"/>
            <w:shd w:val="clear" w:color="auto" w:fill="auto"/>
            <w:noWrap/>
            <w:hideMark/>
          </w:tcPr>
          <w:p w:rsidRPr="005A041C" w:rsidR="00083041" w:rsidP="00AE5524" w:rsidRDefault="00083041" w14:paraId="5B8F6FA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shd w:val="clear" w:color="auto" w:fill="auto"/>
            <w:noWrap/>
            <w:hideMark/>
          </w:tcPr>
          <w:p w:rsidRPr="005A041C" w:rsidR="00083041" w:rsidP="00AE5524" w:rsidRDefault="00083041" w14:paraId="28BAF3A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auto"/>
            <w:noWrap/>
            <w:hideMark/>
          </w:tcPr>
          <w:p w:rsidRPr="005A041C" w:rsidR="00083041" w:rsidP="00AE5524" w:rsidRDefault="00083041" w14:paraId="2722C21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r>
      <w:tr w:rsidRPr="005A041C" w:rsidR="00083041" w:rsidTr="00CA3032" w14:paraId="138D5DB6"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083041" w:rsidP="00AE5524" w:rsidRDefault="00083041" w14:paraId="743DE061"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w:t>
            </w:r>
          </w:p>
        </w:tc>
        <w:tc>
          <w:tcPr>
            <w:tcW w:w="3413" w:type="pct"/>
            <w:shd w:val="clear" w:color="auto" w:fill="auto"/>
            <w:noWrap/>
            <w:hideMark/>
          </w:tcPr>
          <w:p w:rsidRPr="005A041C" w:rsidR="00083041" w:rsidP="00AE5524" w:rsidRDefault="00083041" w14:paraId="04D5E37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Art, Design</w:t>
            </w:r>
          </w:p>
        </w:tc>
        <w:tc>
          <w:tcPr>
            <w:tcW w:w="407" w:type="pct"/>
            <w:shd w:val="clear" w:color="auto" w:fill="auto"/>
            <w:noWrap/>
            <w:hideMark/>
          </w:tcPr>
          <w:p w:rsidRPr="005A041C" w:rsidR="00083041" w:rsidP="00AE5524" w:rsidRDefault="00083041" w14:paraId="1C83702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shd w:val="clear" w:color="auto" w:fill="auto"/>
            <w:noWrap/>
            <w:hideMark/>
          </w:tcPr>
          <w:p w:rsidRPr="005A041C" w:rsidR="00083041" w:rsidP="00AE5524" w:rsidRDefault="00083041" w14:paraId="79720C3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auto"/>
            <w:noWrap/>
            <w:hideMark/>
          </w:tcPr>
          <w:p w:rsidRPr="005A041C" w:rsidR="00083041" w:rsidP="00AE5524" w:rsidRDefault="00083041" w14:paraId="274B6C7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083041" w:rsidTr="00CA3032" w14:paraId="25F30953"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083041" w:rsidP="00AE5524" w:rsidRDefault="00083041" w14:paraId="3150DD58"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3</w:t>
            </w:r>
          </w:p>
        </w:tc>
        <w:tc>
          <w:tcPr>
            <w:tcW w:w="3413" w:type="pct"/>
            <w:shd w:val="clear" w:color="auto" w:fill="auto"/>
            <w:noWrap/>
            <w:hideMark/>
          </w:tcPr>
          <w:p w:rsidRPr="005A041C" w:rsidR="00083041" w:rsidP="00AE5524" w:rsidRDefault="00083041" w14:paraId="064844B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Entertainment and Mass Media </w:t>
            </w:r>
          </w:p>
        </w:tc>
        <w:tc>
          <w:tcPr>
            <w:tcW w:w="407" w:type="pct"/>
            <w:shd w:val="clear" w:color="auto" w:fill="auto"/>
            <w:noWrap/>
            <w:hideMark/>
          </w:tcPr>
          <w:p w:rsidRPr="005A041C" w:rsidR="00083041" w:rsidP="00AE5524" w:rsidRDefault="00083041" w14:paraId="1D81393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shd w:val="clear" w:color="auto" w:fill="auto"/>
            <w:noWrap/>
            <w:hideMark/>
          </w:tcPr>
          <w:p w:rsidRPr="005A041C" w:rsidR="00083041" w:rsidP="00AE5524" w:rsidRDefault="00083041" w14:paraId="017BA0F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auto"/>
            <w:noWrap/>
            <w:hideMark/>
          </w:tcPr>
          <w:p w:rsidRPr="005A041C" w:rsidR="00083041" w:rsidP="00AE5524" w:rsidRDefault="00083041" w14:paraId="7EDAAB8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083041" w:rsidTr="00B5103E" w14:paraId="4704E415"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083041" w:rsidP="00AE5524" w:rsidRDefault="00083041" w14:paraId="77B98BD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4</w:t>
            </w:r>
          </w:p>
        </w:tc>
        <w:tc>
          <w:tcPr>
            <w:tcW w:w="3413" w:type="pct"/>
            <w:shd w:val="clear" w:color="auto" w:fill="auto"/>
            <w:noWrap/>
            <w:hideMark/>
          </w:tcPr>
          <w:p w:rsidRPr="005A041C" w:rsidR="00083041" w:rsidP="00AE5524" w:rsidRDefault="00083041" w14:paraId="2436BD6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Management and Administration</w:t>
            </w:r>
          </w:p>
        </w:tc>
        <w:tc>
          <w:tcPr>
            <w:tcW w:w="407" w:type="pct"/>
            <w:shd w:val="clear" w:color="auto" w:fill="auto"/>
            <w:noWrap/>
            <w:hideMark/>
          </w:tcPr>
          <w:p w:rsidRPr="005A041C" w:rsidR="00083041" w:rsidP="00AE5524" w:rsidRDefault="00083041" w14:paraId="630BF8E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auto"/>
            <w:noWrap/>
            <w:hideMark/>
          </w:tcPr>
          <w:p w:rsidRPr="005A041C" w:rsidR="00083041" w:rsidP="00AE5524" w:rsidRDefault="00083041" w14:paraId="5D584E0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auto"/>
            <w:noWrap/>
            <w:hideMark/>
          </w:tcPr>
          <w:p w:rsidRPr="005A041C" w:rsidR="00083041" w:rsidP="00AE5524" w:rsidRDefault="00083041" w14:paraId="1FB6E89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083041" w:rsidTr="00B5103E" w14:paraId="5E3BA0BC"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083041" w:rsidP="00AE5524" w:rsidRDefault="00083041" w14:paraId="21AED891"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5</w:t>
            </w:r>
          </w:p>
        </w:tc>
        <w:tc>
          <w:tcPr>
            <w:tcW w:w="3413" w:type="pct"/>
            <w:shd w:val="clear" w:color="auto" w:fill="auto"/>
            <w:noWrap/>
            <w:hideMark/>
          </w:tcPr>
          <w:p w:rsidRPr="005A041C" w:rsidR="00083041" w:rsidP="00AE5524" w:rsidRDefault="00083041" w14:paraId="4BB6EB7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Banking and Finance</w:t>
            </w:r>
          </w:p>
        </w:tc>
        <w:tc>
          <w:tcPr>
            <w:tcW w:w="407" w:type="pct"/>
            <w:shd w:val="clear" w:color="auto" w:fill="auto"/>
            <w:noWrap/>
            <w:hideMark/>
          </w:tcPr>
          <w:p w:rsidRPr="005A041C" w:rsidR="00083041" w:rsidP="00AE5524" w:rsidRDefault="00083041" w14:paraId="43744EA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auto"/>
            <w:noWrap/>
            <w:hideMark/>
          </w:tcPr>
          <w:p w:rsidRPr="005A041C" w:rsidR="00083041" w:rsidP="00AE5524" w:rsidRDefault="00083041" w14:paraId="5FFA6AB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auto"/>
            <w:noWrap/>
            <w:hideMark/>
          </w:tcPr>
          <w:p w:rsidRPr="005A041C" w:rsidR="00083041" w:rsidP="00AE5524" w:rsidRDefault="00083041" w14:paraId="24DD70C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083041" w:rsidTr="00B5103E" w14:paraId="5CCACF28"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083041" w:rsidP="00AE5524" w:rsidRDefault="00083041" w14:paraId="30923978"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6</w:t>
            </w:r>
          </w:p>
        </w:tc>
        <w:tc>
          <w:tcPr>
            <w:tcW w:w="3413" w:type="pct"/>
            <w:shd w:val="clear" w:color="auto" w:fill="auto"/>
            <w:noWrap/>
            <w:hideMark/>
          </w:tcPr>
          <w:p w:rsidRPr="005A041C" w:rsidR="00083041" w:rsidP="00AE5524" w:rsidRDefault="00083041" w14:paraId="74B37D0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LAW Studies </w:t>
            </w:r>
          </w:p>
        </w:tc>
        <w:tc>
          <w:tcPr>
            <w:tcW w:w="407" w:type="pct"/>
            <w:shd w:val="clear" w:color="auto" w:fill="auto"/>
            <w:noWrap/>
            <w:hideMark/>
          </w:tcPr>
          <w:p w:rsidRPr="005A041C" w:rsidR="00083041" w:rsidP="00AE5524" w:rsidRDefault="00083041" w14:paraId="24D00D2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auto"/>
            <w:noWrap/>
            <w:hideMark/>
          </w:tcPr>
          <w:p w:rsidRPr="005A041C" w:rsidR="00083041" w:rsidP="00AE5524" w:rsidRDefault="00083041" w14:paraId="5C9526A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auto"/>
            <w:noWrap/>
            <w:hideMark/>
          </w:tcPr>
          <w:p w:rsidRPr="005A041C" w:rsidR="00083041" w:rsidP="00AE5524" w:rsidRDefault="00083041" w14:paraId="60F9735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083041" w:rsidTr="00B5103E" w14:paraId="64586943"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810DE0" w:rsidR="00083041" w:rsidP="00AE5524" w:rsidRDefault="00083041" w14:paraId="6B7A29B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7</w:t>
            </w:r>
          </w:p>
        </w:tc>
        <w:tc>
          <w:tcPr>
            <w:tcW w:w="3413" w:type="pct"/>
            <w:shd w:val="clear" w:color="auto" w:fill="auto"/>
            <w:noWrap/>
            <w:hideMark/>
          </w:tcPr>
          <w:p w:rsidRPr="005A041C" w:rsidR="00083041" w:rsidP="00AE5524" w:rsidRDefault="00083041" w14:paraId="489F38C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Government and Public Administration</w:t>
            </w:r>
          </w:p>
        </w:tc>
        <w:tc>
          <w:tcPr>
            <w:tcW w:w="407" w:type="pct"/>
            <w:shd w:val="clear" w:color="auto" w:fill="auto"/>
            <w:noWrap/>
            <w:hideMark/>
          </w:tcPr>
          <w:p w:rsidRPr="005A041C" w:rsidR="00083041" w:rsidP="00AE5524" w:rsidRDefault="00083041" w14:paraId="1F53234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auto"/>
            <w:noWrap/>
            <w:hideMark/>
          </w:tcPr>
          <w:p w:rsidRPr="005A041C" w:rsidR="00083041" w:rsidP="00AE5524" w:rsidRDefault="00083041" w14:paraId="537C6E7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auto"/>
            <w:noWrap/>
            <w:hideMark/>
          </w:tcPr>
          <w:p w:rsidRPr="005A041C" w:rsidR="00083041" w:rsidP="00AE5524" w:rsidRDefault="00083041" w14:paraId="67A5F29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083041" w:rsidTr="00B5103E" w14:paraId="46B1470D"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083041" w:rsidP="00AE5524" w:rsidRDefault="00083041" w14:paraId="2ECB2A73"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8</w:t>
            </w:r>
          </w:p>
        </w:tc>
        <w:tc>
          <w:tcPr>
            <w:tcW w:w="3413" w:type="pct"/>
            <w:shd w:val="clear" w:color="auto" w:fill="D6E3BC" w:themeFill="accent3" w:themeFillTint="66"/>
            <w:noWrap/>
            <w:hideMark/>
          </w:tcPr>
          <w:p w:rsidRPr="005A041C" w:rsidR="00083041" w:rsidP="00AE5524" w:rsidRDefault="00083041" w14:paraId="432841F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Marketing </w:t>
            </w:r>
          </w:p>
        </w:tc>
        <w:tc>
          <w:tcPr>
            <w:tcW w:w="407" w:type="pct"/>
            <w:shd w:val="clear" w:color="auto" w:fill="D6E3BC" w:themeFill="accent3" w:themeFillTint="66"/>
            <w:noWrap/>
            <w:hideMark/>
          </w:tcPr>
          <w:p w:rsidRPr="005A041C" w:rsidR="00083041" w:rsidP="00AE5524" w:rsidRDefault="00083041" w14:paraId="7A775F7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D6E3BC" w:themeFill="accent3" w:themeFillTint="66"/>
            <w:noWrap/>
            <w:hideMark/>
          </w:tcPr>
          <w:p w:rsidRPr="005A041C" w:rsidR="00083041" w:rsidP="00AE5524" w:rsidRDefault="00083041" w14:paraId="5095738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083041" w:rsidP="00AE5524" w:rsidRDefault="00083041" w14:paraId="107DD71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r>
      <w:tr w:rsidRPr="005A041C" w:rsidR="00083041" w:rsidTr="00B5103E" w14:paraId="587923C1"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083041" w:rsidP="00AE5524" w:rsidRDefault="00083041" w14:paraId="19FF925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9</w:t>
            </w:r>
          </w:p>
        </w:tc>
        <w:tc>
          <w:tcPr>
            <w:tcW w:w="3413" w:type="pct"/>
            <w:shd w:val="clear" w:color="auto" w:fill="D6E3BC" w:themeFill="accent3" w:themeFillTint="66"/>
            <w:noWrap/>
            <w:hideMark/>
          </w:tcPr>
          <w:p w:rsidRPr="005A041C" w:rsidR="00083041" w:rsidP="00AE5524" w:rsidRDefault="00083041" w14:paraId="7C9D0A0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Entrepreneurship</w:t>
            </w:r>
          </w:p>
        </w:tc>
        <w:tc>
          <w:tcPr>
            <w:tcW w:w="407" w:type="pct"/>
            <w:shd w:val="clear" w:color="auto" w:fill="D6E3BC" w:themeFill="accent3" w:themeFillTint="66"/>
            <w:noWrap/>
            <w:hideMark/>
          </w:tcPr>
          <w:p w:rsidRPr="005A041C" w:rsidR="00083041" w:rsidP="00AE5524" w:rsidRDefault="00083041" w14:paraId="2F96E89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D6E3BC" w:themeFill="accent3" w:themeFillTint="66"/>
            <w:noWrap/>
            <w:hideMark/>
          </w:tcPr>
          <w:p w:rsidRPr="005A041C" w:rsidR="00083041" w:rsidP="00AE5524" w:rsidRDefault="00083041" w14:paraId="4B65C34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083041" w:rsidP="00AE5524" w:rsidRDefault="00083041" w14:paraId="1A01F74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r>
      <w:tr w:rsidRPr="005A041C" w:rsidR="00083041" w:rsidTr="00B5103E" w14:paraId="361994C1"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083041" w:rsidP="00AE5524" w:rsidRDefault="00083041" w14:paraId="3A5D9AB3"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10</w:t>
            </w:r>
          </w:p>
        </w:tc>
        <w:tc>
          <w:tcPr>
            <w:tcW w:w="3413" w:type="pct"/>
            <w:shd w:val="clear" w:color="auto" w:fill="D6E3BC" w:themeFill="accent3" w:themeFillTint="66"/>
            <w:noWrap/>
            <w:hideMark/>
          </w:tcPr>
          <w:p w:rsidRPr="005A041C" w:rsidR="00083041" w:rsidP="00AE5524" w:rsidRDefault="00083041" w14:paraId="34049AF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Sales</w:t>
            </w:r>
          </w:p>
        </w:tc>
        <w:tc>
          <w:tcPr>
            <w:tcW w:w="407" w:type="pct"/>
            <w:shd w:val="clear" w:color="auto" w:fill="D6E3BC" w:themeFill="accent3" w:themeFillTint="66"/>
            <w:noWrap/>
            <w:hideMark/>
          </w:tcPr>
          <w:p w:rsidRPr="005A041C" w:rsidR="00083041" w:rsidP="00AE5524" w:rsidRDefault="00083041" w14:paraId="2FBA030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D6E3BC" w:themeFill="accent3" w:themeFillTint="66"/>
            <w:noWrap/>
            <w:hideMark/>
          </w:tcPr>
          <w:p w:rsidRPr="005A041C" w:rsidR="00083041" w:rsidP="00AE5524" w:rsidRDefault="00083041" w14:paraId="0E13ACD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083041" w:rsidP="00AE5524" w:rsidRDefault="00083041" w14:paraId="23DB7B6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r>
      <w:tr w:rsidRPr="005A041C" w:rsidR="00083041" w:rsidTr="00B5103E" w14:paraId="24B71993"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083041" w:rsidP="00AE5524" w:rsidRDefault="00083041" w14:paraId="0E6C796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11</w:t>
            </w:r>
          </w:p>
        </w:tc>
        <w:tc>
          <w:tcPr>
            <w:tcW w:w="3413" w:type="pct"/>
            <w:shd w:val="clear" w:color="auto" w:fill="D6E3BC" w:themeFill="accent3" w:themeFillTint="66"/>
            <w:noWrap/>
            <w:hideMark/>
          </w:tcPr>
          <w:p w:rsidRPr="005A041C" w:rsidR="00083041" w:rsidP="00AE5524" w:rsidRDefault="00083041" w14:paraId="7279E3E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407" w:type="pct"/>
            <w:shd w:val="clear" w:color="auto" w:fill="D6E3BC" w:themeFill="accent3" w:themeFillTint="66"/>
            <w:noWrap/>
            <w:hideMark/>
          </w:tcPr>
          <w:p w:rsidRPr="005A041C" w:rsidR="00083041" w:rsidP="00AE5524" w:rsidRDefault="00083041" w14:paraId="492897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D6E3BC" w:themeFill="accent3" w:themeFillTint="66"/>
            <w:noWrap/>
            <w:hideMark/>
          </w:tcPr>
          <w:p w:rsidRPr="005A041C" w:rsidR="00083041" w:rsidP="00AE5524" w:rsidRDefault="00083041" w14:paraId="354D508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D6E3BC" w:themeFill="accent3" w:themeFillTint="66"/>
            <w:noWrap/>
            <w:hideMark/>
          </w:tcPr>
          <w:p w:rsidRPr="005A041C" w:rsidR="00083041" w:rsidP="00AE5524" w:rsidRDefault="00083041" w14:paraId="72182E5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r>
      <w:tr w:rsidRPr="005A041C" w:rsidR="00083041" w:rsidTr="00B5103E" w14:paraId="1B962F3A"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810DE0" w:rsidR="00083041" w:rsidP="00AE5524" w:rsidRDefault="00083041" w14:paraId="1F5CDF0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12</w:t>
            </w:r>
          </w:p>
        </w:tc>
        <w:tc>
          <w:tcPr>
            <w:tcW w:w="3413" w:type="pct"/>
            <w:shd w:val="clear" w:color="auto" w:fill="D6E3BC" w:themeFill="accent3" w:themeFillTint="66"/>
            <w:noWrap/>
            <w:hideMark/>
          </w:tcPr>
          <w:p w:rsidRPr="005A041C" w:rsidR="00083041" w:rsidP="00AE5524" w:rsidRDefault="00083041" w14:paraId="48E4624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Computer Science, IT and Allied Fields </w:t>
            </w:r>
          </w:p>
        </w:tc>
        <w:tc>
          <w:tcPr>
            <w:tcW w:w="407" w:type="pct"/>
            <w:shd w:val="clear" w:color="auto" w:fill="D6E3BC" w:themeFill="accent3" w:themeFillTint="66"/>
            <w:noWrap/>
            <w:hideMark/>
          </w:tcPr>
          <w:p w:rsidRPr="005A041C" w:rsidR="00083041" w:rsidP="00AE5524" w:rsidRDefault="00083041" w14:paraId="7C9B6F7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D6E3BC" w:themeFill="accent3" w:themeFillTint="66"/>
            <w:noWrap/>
            <w:hideMark/>
          </w:tcPr>
          <w:p w:rsidRPr="005A041C" w:rsidR="00083041" w:rsidP="00AE5524" w:rsidRDefault="00083041" w14:paraId="720F5BF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D6E3BC" w:themeFill="accent3" w:themeFillTint="66"/>
            <w:noWrap/>
            <w:hideMark/>
          </w:tcPr>
          <w:p w:rsidRPr="005A041C" w:rsidR="00083041" w:rsidP="00AE5524" w:rsidRDefault="00083041" w14:paraId="52477D1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r>
      <w:tr w:rsidRPr="005A041C" w:rsidR="00083041" w:rsidTr="00B5103E" w14:paraId="2A1B963D"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685E90" w:rsidR="00083041" w:rsidP="00AE5524" w:rsidRDefault="00083041" w14:paraId="6B9E7811" w14:textId="77777777">
            <w:pPr>
              <w:rPr>
                <w:rFonts w:ascii="Calibri" w:hAnsi="Calibri" w:eastAsia="Times New Roman" w:cs="Calibri"/>
                <w:b w:val="0"/>
                <w:bCs w:val="0"/>
                <w:color w:val="000000"/>
                <w:sz w:val="18"/>
                <w:szCs w:val="18"/>
                <w:lang w:val="en-IN"/>
              </w:rPr>
            </w:pPr>
            <w:r w:rsidRPr="00685E90">
              <w:rPr>
                <w:rFonts w:ascii="Calibri" w:hAnsi="Calibri" w:eastAsia="Times New Roman" w:cs="Calibri"/>
                <w:b w:val="0"/>
                <w:bCs w:val="0"/>
                <w:color w:val="000000"/>
                <w:sz w:val="18"/>
                <w:szCs w:val="18"/>
                <w:lang w:val="en-IN"/>
              </w:rPr>
              <w:t>13</w:t>
            </w:r>
          </w:p>
        </w:tc>
        <w:tc>
          <w:tcPr>
            <w:tcW w:w="3413" w:type="pct"/>
            <w:shd w:val="clear" w:color="auto" w:fill="D6E3BC" w:themeFill="accent3" w:themeFillTint="66"/>
            <w:noWrap/>
            <w:hideMark/>
          </w:tcPr>
          <w:p w:rsidRPr="005A041C" w:rsidR="00083041" w:rsidP="00AE5524" w:rsidRDefault="00083041" w14:paraId="397126A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407" w:type="pct"/>
            <w:shd w:val="clear" w:color="auto" w:fill="D6E3BC" w:themeFill="accent3" w:themeFillTint="66"/>
            <w:noWrap/>
            <w:hideMark/>
          </w:tcPr>
          <w:p w:rsidRPr="005A041C" w:rsidR="00083041" w:rsidP="00AE5524" w:rsidRDefault="00083041" w14:paraId="44E3AB1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D6E3BC" w:themeFill="accent3" w:themeFillTint="66"/>
            <w:noWrap/>
            <w:hideMark/>
          </w:tcPr>
          <w:p w:rsidRPr="005A041C" w:rsidR="00083041" w:rsidP="00AE5524" w:rsidRDefault="00083041" w14:paraId="6D28029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D6E3BC" w:themeFill="accent3" w:themeFillTint="66"/>
            <w:noWrap/>
            <w:hideMark/>
          </w:tcPr>
          <w:p w:rsidRPr="005A041C" w:rsidR="00083041" w:rsidP="00AE5524" w:rsidRDefault="00083041" w14:paraId="32F9897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083041" w:rsidTr="00B5103E" w14:paraId="7C6C94A3"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685E90" w:rsidR="00083041" w:rsidP="00AE5524" w:rsidRDefault="00083041" w14:paraId="7F5F6D3C"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14</w:t>
            </w:r>
          </w:p>
        </w:tc>
        <w:tc>
          <w:tcPr>
            <w:tcW w:w="3413" w:type="pct"/>
            <w:shd w:val="clear" w:color="auto" w:fill="D6E3BC" w:themeFill="accent3" w:themeFillTint="66"/>
            <w:noWrap/>
            <w:hideMark/>
          </w:tcPr>
          <w:p w:rsidRPr="005A041C" w:rsidR="00083041" w:rsidP="00AE5524" w:rsidRDefault="00083041" w14:paraId="0AEE972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407" w:type="pct"/>
            <w:shd w:val="clear" w:color="auto" w:fill="D6E3BC" w:themeFill="accent3" w:themeFillTint="66"/>
            <w:noWrap/>
            <w:hideMark/>
          </w:tcPr>
          <w:p w:rsidRPr="005A041C" w:rsidR="00083041" w:rsidP="00AE5524" w:rsidRDefault="00083041" w14:paraId="7E296C7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D6E3BC" w:themeFill="accent3" w:themeFillTint="66"/>
            <w:noWrap/>
            <w:hideMark/>
          </w:tcPr>
          <w:p w:rsidRPr="005A041C" w:rsidR="00083041" w:rsidP="00AE5524" w:rsidRDefault="00083041" w14:paraId="1633CF8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D6E3BC" w:themeFill="accent3" w:themeFillTint="66"/>
            <w:noWrap/>
            <w:hideMark/>
          </w:tcPr>
          <w:p w:rsidRPr="005A041C" w:rsidR="00083041" w:rsidP="00AE5524" w:rsidRDefault="00083041" w14:paraId="5CAD38E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083041" w:rsidTr="00B5103E" w14:paraId="7603DFE5"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685E90" w:rsidR="00083041" w:rsidP="00AE5524" w:rsidRDefault="00083041" w14:paraId="6C8F1D2F"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15</w:t>
            </w:r>
          </w:p>
        </w:tc>
        <w:tc>
          <w:tcPr>
            <w:tcW w:w="3413" w:type="pct"/>
            <w:shd w:val="clear" w:color="auto" w:fill="D6E3BC" w:themeFill="accent3" w:themeFillTint="66"/>
            <w:noWrap/>
            <w:hideMark/>
          </w:tcPr>
          <w:p w:rsidRPr="005A041C" w:rsidR="00083041" w:rsidP="00AE5524" w:rsidRDefault="00083041" w14:paraId="495F8A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Social Science/ Humanities </w:t>
            </w:r>
          </w:p>
        </w:tc>
        <w:tc>
          <w:tcPr>
            <w:tcW w:w="407" w:type="pct"/>
            <w:shd w:val="clear" w:color="auto" w:fill="D6E3BC" w:themeFill="accent3" w:themeFillTint="66"/>
            <w:noWrap/>
            <w:hideMark/>
          </w:tcPr>
          <w:p w:rsidRPr="005A041C" w:rsidR="00083041" w:rsidP="00AE5524" w:rsidRDefault="00083041" w14:paraId="71528A5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D6E3BC" w:themeFill="accent3" w:themeFillTint="66"/>
            <w:noWrap/>
            <w:hideMark/>
          </w:tcPr>
          <w:p w:rsidRPr="005A041C" w:rsidR="00083041" w:rsidP="00AE5524" w:rsidRDefault="00083041" w14:paraId="06927DB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083041" w:rsidP="00AE5524" w:rsidRDefault="00083041" w14:paraId="3CED488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r>
      <w:tr w:rsidRPr="005A041C" w:rsidR="00083041" w:rsidTr="00B5103E" w14:paraId="3C27F201"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685E90" w:rsidR="00083041" w:rsidP="00AE5524" w:rsidRDefault="00083041" w14:paraId="0DB13C45"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16</w:t>
            </w:r>
          </w:p>
        </w:tc>
        <w:tc>
          <w:tcPr>
            <w:tcW w:w="3413" w:type="pct"/>
            <w:shd w:val="clear" w:color="auto" w:fill="auto"/>
            <w:noWrap/>
            <w:hideMark/>
          </w:tcPr>
          <w:p w:rsidRPr="005A041C" w:rsidR="00083041" w:rsidP="00AE5524" w:rsidRDefault="00083041" w14:paraId="6361E21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Defence/ Protective Service</w:t>
            </w:r>
          </w:p>
        </w:tc>
        <w:tc>
          <w:tcPr>
            <w:tcW w:w="407" w:type="pct"/>
            <w:shd w:val="clear" w:color="auto" w:fill="auto"/>
            <w:noWrap/>
            <w:hideMark/>
          </w:tcPr>
          <w:p w:rsidRPr="005A041C" w:rsidR="00083041" w:rsidP="00AE5524" w:rsidRDefault="00083041" w14:paraId="3D2B104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auto"/>
            <w:noWrap/>
            <w:hideMark/>
          </w:tcPr>
          <w:p w:rsidRPr="005A041C" w:rsidR="00083041" w:rsidP="00AE5524" w:rsidRDefault="00083041" w14:paraId="381B522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07" w:type="pct"/>
            <w:shd w:val="clear" w:color="auto" w:fill="auto"/>
            <w:noWrap/>
            <w:hideMark/>
          </w:tcPr>
          <w:p w:rsidRPr="005A041C" w:rsidR="00083041" w:rsidP="00AE5524" w:rsidRDefault="00083041" w14:paraId="0B2C438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083041" w:rsidTr="00B5103E" w14:paraId="52D5C5CB"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685E90" w:rsidR="00083041" w:rsidP="00AE5524" w:rsidRDefault="00083041" w14:paraId="637BE74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17</w:t>
            </w:r>
          </w:p>
        </w:tc>
        <w:tc>
          <w:tcPr>
            <w:tcW w:w="3413" w:type="pct"/>
            <w:shd w:val="clear" w:color="auto" w:fill="auto"/>
            <w:noWrap/>
            <w:hideMark/>
          </w:tcPr>
          <w:p w:rsidRPr="005A041C" w:rsidR="00083041" w:rsidP="00AE5524" w:rsidRDefault="00083041" w14:paraId="2364839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Sports</w:t>
            </w:r>
          </w:p>
        </w:tc>
        <w:tc>
          <w:tcPr>
            <w:tcW w:w="407" w:type="pct"/>
            <w:shd w:val="clear" w:color="auto" w:fill="auto"/>
            <w:noWrap/>
            <w:hideMark/>
          </w:tcPr>
          <w:p w:rsidRPr="005A041C" w:rsidR="00083041" w:rsidP="00AE5524" w:rsidRDefault="00083041" w14:paraId="6219B1F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auto"/>
            <w:noWrap/>
            <w:hideMark/>
          </w:tcPr>
          <w:p w:rsidRPr="005A041C" w:rsidR="00083041" w:rsidP="00AE5524" w:rsidRDefault="00083041" w14:paraId="0ECD36B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07" w:type="pct"/>
            <w:shd w:val="clear" w:color="auto" w:fill="auto"/>
            <w:noWrap/>
            <w:hideMark/>
          </w:tcPr>
          <w:p w:rsidRPr="005A041C" w:rsidR="00083041" w:rsidP="00AE5524" w:rsidRDefault="00083041" w14:paraId="71B89FC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r>
      <w:tr w:rsidRPr="005A041C" w:rsidR="00083041" w:rsidTr="00B5103E" w14:paraId="0D8DC88D"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685E90" w:rsidR="00083041" w:rsidP="00AE5524" w:rsidRDefault="00083041" w14:paraId="6E11E15F"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18</w:t>
            </w:r>
          </w:p>
        </w:tc>
        <w:tc>
          <w:tcPr>
            <w:tcW w:w="3413" w:type="pct"/>
            <w:shd w:val="clear" w:color="auto" w:fill="auto"/>
            <w:noWrap/>
            <w:hideMark/>
          </w:tcPr>
          <w:p w:rsidRPr="005A041C" w:rsidR="00083041" w:rsidP="00AE5524" w:rsidRDefault="00083041" w14:paraId="3EFFF78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Engineering and Technology</w:t>
            </w:r>
          </w:p>
        </w:tc>
        <w:tc>
          <w:tcPr>
            <w:tcW w:w="407" w:type="pct"/>
            <w:shd w:val="clear" w:color="auto" w:fill="auto"/>
            <w:noWrap/>
            <w:hideMark/>
          </w:tcPr>
          <w:p w:rsidRPr="005A041C" w:rsidR="00083041" w:rsidP="00AE5524" w:rsidRDefault="00083041" w14:paraId="7CC8570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auto"/>
            <w:noWrap/>
            <w:hideMark/>
          </w:tcPr>
          <w:p w:rsidRPr="005A041C" w:rsidR="00083041" w:rsidP="00AE5524" w:rsidRDefault="00083041" w14:paraId="2CC0797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auto"/>
            <w:noWrap/>
            <w:hideMark/>
          </w:tcPr>
          <w:p w:rsidRPr="005A041C" w:rsidR="00083041" w:rsidP="00AE5524" w:rsidRDefault="00083041" w14:paraId="6F00D23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r>
      <w:tr w:rsidRPr="005A041C" w:rsidR="00083041" w:rsidTr="00B5103E" w14:paraId="4123CF67"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auto"/>
          </w:tcPr>
          <w:p w:rsidRPr="00685E90" w:rsidR="00083041" w:rsidP="00AE5524" w:rsidRDefault="00083041" w14:paraId="135375CF"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19</w:t>
            </w:r>
          </w:p>
        </w:tc>
        <w:tc>
          <w:tcPr>
            <w:tcW w:w="3413" w:type="pct"/>
            <w:shd w:val="clear" w:color="auto" w:fill="auto"/>
            <w:noWrap/>
            <w:hideMark/>
          </w:tcPr>
          <w:p w:rsidRPr="005A041C" w:rsidR="00083041" w:rsidP="00AE5524" w:rsidRDefault="00083041" w14:paraId="03DB3C9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Agriculture</w:t>
            </w:r>
            <w:r>
              <w:rPr>
                <w:rFonts w:ascii="Calibri" w:hAnsi="Calibri" w:eastAsia="Times New Roman" w:cs="Calibri"/>
                <w:color w:val="000000"/>
                <w:lang w:val="en-IN"/>
              </w:rPr>
              <w:t xml:space="preserve">, </w:t>
            </w:r>
            <w:r w:rsidRPr="005A041C">
              <w:rPr>
                <w:rFonts w:ascii="Calibri" w:hAnsi="Calibri" w:eastAsia="Times New Roman" w:cs="Calibri"/>
                <w:color w:val="000000"/>
                <w:lang w:val="en-IN"/>
              </w:rPr>
              <w:t xml:space="preserve">Food </w:t>
            </w:r>
            <w:r>
              <w:rPr>
                <w:rFonts w:ascii="Calibri" w:hAnsi="Calibri" w:eastAsia="Times New Roman" w:cs="Calibri"/>
                <w:color w:val="000000"/>
                <w:lang w:val="en-IN"/>
              </w:rPr>
              <w:t xml:space="preserve">Industry and </w:t>
            </w:r>
            <w:r w:rsidRPr="005A041C">
              <w:rPr>
                <w:rFonts w:ascii="Calibri" w:hAnsi="Calibri" w:eastAsia="Times New Roman" w:cs="Calibri"/>
                <w:color w:val="000000"/>
                <w:lang w:val="en-IN"/>
              </w:rPr>
              <w:t xml:space="preserve">Forestry </w:t>
            </w:r>
          </w:p>
        </w:tc>
        <w:tc>
          <w:tcPr>
            <w:tcW w:w="407" w:type="pct"/>
            <w:shd w:val="clear" w:color="auto" w:fill="auto"/>
            <w:noWrap/>
            <w:hideMark/>
          </w:tcPr>
          <w:p w:rsidRPr="005A041C" w:rsidR="00083041" w:rsidP="00AE5524" w:rsidRDefault="00083041" w14:paraId="0CB08E7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auto"/>
            <w:noWrap/>
            <w:hideMark/>
          </w:tcPr>
          <w:p w:rsidRPr="005A041C" w:rsidR="00083041" w:rsidP="00AE5524" w:rsidRDefault="00083041" w14:paraId="6C56B07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auto"/>
            <w:noWrap/>
            <w:hideMark/>
          </w:tcPr>
          <w:p w:rsidRPr="005A041C" w:rsidR="00083041" w:rsidP="00AE5524" w:rsidRDefault="00083041" w14:paraId="54BBBBE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083041" w:rsidTr="00CA3032" w14:paraId="66EC792F"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tcPr>
          <w:p w:rsidRPr="00685E90" w:rsidR="00083041" w:rsidP="00AE5524" w:rsidRDefault="00083041" w14:paraId="15D8776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20</w:t>
            </w:r>
          </w:p>
        </w:tc>
        <w:tc>
          <w:tcPr>
            <w:tcW w:w="3413" w:type="pct"/>
            <w:noWrap/>
            <w:hideMark/>
          </w:tcPr>
          <w:p w:rsidRPr="005A041C" w:rsidR="00083041" w:rsidP="00AE5524" w:rsidRDefault="00083041" w14:paraId="2C68EA0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Education and Training</w:t>
            </w:r>
          </w:p>
        </w:tc>
        <w:tc>
          <w:tcPr>
            <w:tcW w:w="407" w:type="pct"/>
            <w:noWrap/>
            <w:hideMark/>
          </w:tcPr>
          <w:p w:rsidRPr="005A041C" w:rsidR="00083041" w:rsidP="00AE5524" w:rsidRDefault="00083041" w14:paraId="4FE7F3C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noWrap/>
            <w:hideMark/>
          </w:tcPr>
          <w:p w:rsidRPr="005A041C" w:rsidR="00083041" w:rsidP="00AE5524" w:rsidRDefault="00083041" w14:paraId="1080DBB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07" w:type="pct"/>
            <w:noWrap/>
            <w:hideMark/>
          </w:tcPr>
          <w:p w:rsidRPr="005A041C" w:rsidR="00083041" w:rsidP="00AE5524" w:rsidRDefault="00083041" w14:paraId="3A799F9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r>
      <w:tr w:rsidRPr="005A041C" w:rsidR="00083041" w:rsidTr="00B5103E" w14:paraId="4EDBA945"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685E90" w:rsidR="00083041" w:rsidP="00AE5524" w:rsidRDefault="00083041" w14:paraId="18F200A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21</w:t>
            </w:r>
          </w:p>
        </w:tc>
        <w:tc>
          <w:tcPr>
            <w:tcW w:w="3413" w:type="pct"/>
            <w:shd w:val="clear" w:color="auto" w:fill="D6E3BC" w:themeFill="accent3" w:themeFillTint="66"/>
            <w:noWrap/>
            <w:hideMark/>
          </w:tcPr>
          <w:p w:rsidRPr="005A041C" w:rsidR="00083041" w:rsidP="00AE5524" w:rsidRDefault="00083041" w14:paraId="170FD4D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Paramedical</w:t>
            </w:r>
          </w:p>
        </w:tc>
        <w:tc>
          <w:tcPr>
            <w:tcW w:w="407" w:type="pct"/>
            <w:shd w:val="clear" w:color="auto" w:fill="D6E3BC" w:themeFill="accent3" w:themeFillTint="66"/>
            <w:noWrap/>
            <w:hideMark/>
          </w:tcPr>
          <w:p w:rsidRPr="005A041C" w:rsidR="00083041" w:rsidP="00AE5524" w:rsidRDefault="00083041" w14:paraId="5564411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083041" w:rsidP="00AE5524" w:rsidRDefault="00083041" w14:paraId="0221460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07" w:type="pct"/>
            <w:shd w:val="clear" w:color="auto" w:fill="D6E3BC" w:themeFill="accent3" w:themeFillTint="66"/>
            <w:noWrap/>
            <w:hideMark/>
          </w:tcPr>
          <w:p w:rsidRPr="005A041C" w:rsidR="00083041" w:rsidP="00AE5524" w:rsidRDefault="00083041" w14:paraId="51874E8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r>
      <w:tr w:rsidRPr="005A041C" w:rsidR="00083041" w:rsidTr="00B5103E" w14:paraId="0EC9C57B"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685E90" w:rsidR="00083041" w:rsidP="00AE5524" w:rsidRDefault="00083041" w14:paraId="5BF996F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22</w:t>
            </w:r>
          </w:p>
        </w:tc>
        <w:tc>
          <w:tcPr>
            <w:tcW w:w="3413" w:type="pct"/>
            <w:shd w:val="clear" w:color="auto" w:fill="D6E3BC" w:themeFill="accent3" w:themeFillTint="66"/>
            <w:noWrap/>
            <w:hideMark/>
          </w:tcPr>
          <w:p w:rsidRPr="005A041C" w:rsidR="00083041" w:rsidP="00AE5524" w:rsidRDefault="00083041" w14:paraId="1120F52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Hospitality and Tourism  </w:t>
            </w:r>
          </w:p>
        </w:tc>
        <w:tc>
          <w:tcPr>
            <w:tcW w:w="407" w:type="pct"/>
            <w:shd w:val="clear" w:color="auto" w:fill="D6E3BC" w:themeFill="accent3" w:themeFillTint="66"/>
            <w:noWrap/>
            <w:hideMark/>
          </w:tcPr>
          <w:p w:rsidRPr="005A041C" w:rsidR="00083041" w:rsidP="00AE5524" w:rsidRDefault="00083041" w14:paraId="3869528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083041" w:rsidP="00AE5524" w:rsidRDefault="00083041" w14:paraId="3B8ECBF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D6E3BC" w:themeFill="accent3" w:themeFillTint="66"/>
            <w:noWrap/>
            <w:hideMark/>
          </w:tcPr>
          <w:p w:rsidRPr="005A041C" w:rsidR="00083041" w:rsidP="00AE5524" w:rsidRDefault="00083041" w14:paraId="7033D04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r>
      <w:tr w:rsidRPr="005A041C" w:rsidR="00083041" w:rsidTr="00B5103E" w14:paraId="7D55C8BA"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685E90" w:rsidR="00083041" w:rsidP="00AE5524" w:rsidRDefault="00083041" w14:paraId="6DA9AE10"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23</w:t>
            </w:r>
          </w:p>
        </w:tc>
        <w:tc>
          <w:tcPr>
            <w:tcW w:w="3413" w:type="pct"/>
            <w:shd w:val="clear" w:color="auto" w:fill="D6E3BC" w:themeFill="accent3" w:themeFillTint="66"/>
            <w:noWrap/>
            <w:hideMark/>
          </w:tcPr>
          <w:p w:rsidRPr="005A041C" w:rsidR="00083041" w:rsidP="00AE5524" w:rsidRDefault="00083041" w14:paraId="2187865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Community and Social Service</w:t>
            </w:r>
          </w:p>
        </w:tc>
        <w:tc>
          <w:tcPr>
            <w:tcW w:w="407" w:type="pct"/>
            <w:shd w:val="clear" w:color="auto" w:fill="D6E3BC" w:themeFill="accent3" w:themeFillTint="66"/>
            <w:noWrap/>
            <w:hideMark/>
          </w:tcPr>
          <w:p w:rsidRPr="005A041C" w:rsidR="00083041" w:rsidP="00AE5524" w:rsidRDefault="00083041" w14:paraId="673A5CA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083041" w:rsidP="00AE5524" w:rsidRDefault="00083041" w14:paraId="4501355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D6E3BC" w:themeFill="accent3" w:themeFillTint="66"/>
            <w:noWrap/>
            <w:hideMark/>
          </w:tcPr>
          <w:p w:rsidRPr="005A041C" w:rsidR="00083041" w:rsidP="00AE5524" w:rsidRDefault="00083041" w14:paraId="5A68B0D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r w:rsidRPr="005A041C" w:rsidR="00083041" w:rsidTr="00B5103E" w14:paraId="3EA7DDCE" w14:textId="77777777">
        <w:trPr>
          <w:trHeight w:val="292"/>
        </w:trPr>
        <w:tc>
          <w:tcPr>
            <w:cnfStyle w:val="001000000000" w:firstRow="0" w:lastRow="0" w:firstColumn="1" w:lastColumn="0" w:oddVBand="0" w:evenVBand="0" w:oddHBand="0" w:evenHBand="0" w:firstRowFirstColumn="0" w:firstRowLastColumn="0" w:lastRowFirstColumn="0" w:lastRowLastColumn="0"/>
            <w:tcW w:w="366" w:type="pct"/>
            <w:shd w:val="clear" w:color="auto" w:fill="D6E3BC" w:themeFill="accent3" w:themeFillTint="66"/>
          </w:tcPr>
          <w:p w:rsidRPr="00685E90" w:rsidR="00083041" w:rsidP="00AE5524" w:rsidRDefault="00083041" w14:paraId="5F027B7C"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24</w:t>
            </w:r>
          </w:p>
        </w:tc>
        <w:tc>
          <w:tcPr>
            <w:tcW w:w="3413" w:type="pct"/>
            <w:shd w:val="clear" w:color="auto" w:fill="D6E3BC" w:themeFill="accent3" w:themeFillTint="66"/>
            <w:noWrap/>
            <w:hideMark/>
          </w:tcPr>
          <w:p w:rsidRPr="005A041C" w:rsidR="00083041" w:rsidP="00AE5524" w:rsidRDefault="00083041" w14:paraId="7D481DE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Personal Care and Services </w:t>
            </w:r>
          </w:p>
        </w:tc>
        <w:tc>
          <w:tcPr>
            <w:tcW w:w="407" w:type="pct"/>
            <w:shd w:val="clear" w:color="auto" w:fill="D6E3BC" w:themeFill="accent3" w:themeFillTint="66"/>
            <w:noWrap/>
            <w:hideMark/>
          </w:tcPr>
          <w:p w:rsidRPr="005A041C" w:rsidR="00083041" w:rsidP="00AE5524" w:rsidRDefault="00083041" w14:paraId="52AF5F2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07" w:type="pct"/>
            <w:shd w:val="clear" w:color="auto" w:fill="D6E3BC" w:themeFill="accent3" w:themeFillTint="66"/>
            <w:noWrap/>
            <w:hideMark/>
          </w:tcPr>
          <w:p w:rsidRPr="005A041C" w:rsidR="00083041" w:rsidP="00AE5524" w:rsidRDefault="00083041" w14:paraId="2CE19B4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07" w:type="pct"/>
            <w:shd w:val="clear" w:color="auto" w:fill="D6E3BC" w:themeFill="accent3" w:themeFillTint="66"/>
            <w:noWrap/>
            <w:hideMark/>
          </w:tcPr>
          <w:p w:rsidRPr="005A041C" w:rsidR="00083041" w:rsidP="00AE5524" w:rsidRDefault="00083041" w14:paraId="660DE8C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r>
    </w:tbl>
    <w:p w:rsidR="00083041" w:rsidP="00AE5524" w:rsidRDefault="00083041" w14:paraId="48F4F490" w14:textId="77777777"/>
    <w:p w:rsidR="00083041" w:rsidP="00AE5524" w:rsidRDefault="00083041" w14:paraId="78571226" w14:textId="77777777">
      <w:pPr>
        <w:pStyle w:val="Heading3"/>
      </w:pPr>
      <w:r>
        <w:t>Step 3: Shortlist the pathways from step 2</w:t>
      </w:r>
    </w:p>
    <w:p w:rsidRPr="00067EA0" w:rsidR="00083041" w:rsidP="00AE5524" w:rsidRDefault="00083041" w14:paraId="3F6033D7" w14:textId="77777777"/>
    <w:p w:rsidR="00083041" w:rsidP="00AE5524" w:rsidRDefault="00083041" w14:paraId="68B198A5" w14:textId="77777777">
      <w:pPr>
        <w:sectPr w:rsidR="00083041" w:rsidSect="00083041">
          <w:pgSz w:w="12240" w:h="15840" w:orient="portrait"/>
          <w:pgMar w:top="720" w:right="720" w:bottom="720" w:left="720" w:header="720" w:footer="720" w:gutter="0"/>
          <w:pgNumType w:start="1"/>
          <w:cols w:space="720"/>
          <w:docGrid w:linePitch="299"/>
        </w:sectPr>
      </w:pPr>
    </w:p>
    <w:tbl>
      <w:tblPr>
        <w:tblStyle w:val="GridTable4-Accent1"/>
        <w:tblW w:w="5182" w:type="pct"/>
        <w:tblLook w:val="06A0" w:firstRow="1" w:lastRow="0" w:firstColumn="1" w:lastColumn="0" w:noHBand="1" w:noVBand="1"/>
      </w:tblPr>
      <w:tblGrid>
        <w:gridCol w:w="399"/>
        <w:gridCol w:w="3725"/>
        <w:gridCol w:w="445"/>
        <w:gridCol w:w="445"/>
        <w:gridCol w:w="445"/>
        <w:gridCol w:w="942"/>
        <w:gridCol w:w="945"/>
        <w:gridCol w:w="945"/>
        <w:gridCol w:w="945"/>
        <w:gridCol w:w="945"/>
        <w:gridCol w:w="946"/>
        <w:gridCol w:w="946"/>
        <w:gridCol w:w="946"/>
        <w:gridCol w:w="946"/>
        <w:gridCol w:w="949"/>
      </w:tblGrid>
      <w:tr w:rsidRPr="005A041C" w:rsidR="004E656B" w:rsidTr="004E656B" w14:paraId="2FE6A9B6"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34" w:type="pct"/>
          </w:tcPr>
          <w:p w:rsidRPr="005A041C" w:rsidR="004E656B" w:rsidP="00F61798" w:rsidRDefault="004E656B" w14:paraId="11307755" w14:textId="77777777">
            <w:pPr>
              <w:rPr>
                <w:rFonts w:ascii="Calibri" w:hAnsi="Calibri" w:eastAsia="Times New Roman" w:cs="Calibri"/>
                <w:color w:val="000000"/>
                <w:lang w:val="en-IN"/>
              </w:rPr>
            </w:pPr>
          </w:p>
        </w:tc>
        <w:tc>
          <w:tcPr>
            <w:tcW w:w="1249" w:type="pct"/>
            <w:noWrap/>
            <w:hideMark/>
          </w:tcPr>
          <w:p w:rsidRPr="005A041C" w:rsidR="004E656B" w:rsidP="00F61798" w:rsidRDefault="004E656B" w14:paraId="0B5EA716"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149" w:type="pct"/>
            <w:noWrap/>
            <w:hideMark/>
          </w:tcPr>
          <w:p w:rsidRPr="005A041C" w:rsidR="004E656B" w:rsidP="00F61798" w:rsidRDefault="004E656B" w14:paraId="493CBB1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149" w:type="pct"/>
            <w:noWrap/>
            <w:hideMark/>
          </w:tcPr>
          <w:p w:rsidRPr="005A041C" w:rsidR="004E656B" w:rsidP="00F61798" w:rsidRDefault="004E656B" w14:paraId="39E2B28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149" w:type="pct"/>
            <w:noWrap/>
            <w:hideMark/>
          </w:tcPr>
          <w:p w:rsidRPr="005A041C" w:rsidR="004E656B" w:rsidP="00F61798" w:rsidRDefault="004E656B" w14:paraId="48E8D0D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316" w:type="pct"/>
            <w:noWrap/>
            <w:hideMark/>
          </w:tcPr>
          <w:p w:rsidRPr="005A041C" w:rsidR="004E656B" w:rsidP="00F61798" w:rsidRDefault="004E656B" w14:paraId="269FDCF6"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1</w:t>
            </w:r>
          </w:p>
        </w:tc>
        <w:tc>
          <w:tcPr>
            <w:tcW w:w="317" w:type="pct"/>
            <w:noWrap/>
            <w:hideMark/>
          </w:tcPr>
          <w:p w:rsidRPr="005A041C" w:rsidR="004E656B" w:rsidP="00F61798" w:rsidRDefault="004E656B" w14:paraId="5DEC869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 xml:space="preserve">b </w:t>
            </w: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55F3EB5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3</w:t>
            </w:r>
          </w:p>
        </w:tc>
        <w:tc>
          <w:tcPr>
            <w:tcW w:w="317" w:type="pct"/>
            <w:noWrap/>
            <w:hideMark/>
          </w:tcPr>
          <w:p w:rsidRPr="005A041C" w:rsidR="004E656B" w:rsidP="00F61798" w:rsidRDefault="004E656B" w14:paraId="0997D04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4</w:t>
            </w:r>
          </w:p>
        </w:tc>
        <w:tc>
          <w:tcPr>
            <w:tcW w:w="317" w:type="pct"/>
            <w:noWrap/>
            <w:hideMark/>
          </w:tcPr>
          <w:p w:rsidRPr="005A041C" w:rsidR="004E656B" w:rsidP="00F61798" w:rsidRDefault="004E656B" w14:paraId="201D262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5</w:t>
            </w:r>
          </w:p>
        </w:tc>
        <w:tc>
          <w:tcPr>
            <w:tcW w:w="317" w:type="pct"/>
            <w:noWrap/>
            <w:hideMark/>
          </w:tcPr>
          <w:p w:rsidRPr="005A041C" w:rsidR="004E656B" w:rsidP="00F61798" w:rsidRDefault="004E656B" w14:paraId="194E810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317" w:type="pct"/>
            <w:noWrap/>
            <w:hideMark/>
          </w:tcPr>
          <w:p w:rsidRPr="005A041C" w:rsidR="004E656B" w:rsidP="00F61798" w:rsidRDefault="004E656B" w14:paraId="73B822C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c>
          <w:tcPr>
            <w:tcW w:w="317" w:type="pct"/>
            <w:noWrap/>
            <w:hideMark/>
          </w:tcPr>
          <w:p w:rsidRPr="005A041C" w:rsidR="004E656B" w:rsidP="00F61798" w:rsidRDefault="004E656B" w14:paraId="7A1C4D6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8</w:t>
            </w:r>
          </w:p>
        </w:tc>
        <w:tc>
          <w:tcPr>
            <w:tcW w:w="317" w:type="pct"/>
            <w:noWrap/>
            <w:hideMark/>
          </w:tcPr>
          <w:p w:rsidRPr="005A041C" w:rsidR="004E656B" w:rsidP="00F61798" w:rsidRDefault="004E656B" w14:paraId="2AD2E33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9</w:t>
            </w:r>
          </w:p>
        </w:tc>
        <w:tc>
          <w:tcPr>
            <w:tcW w:w="318" w:type="pct"/>
            <w:noWrap/>
            <w:hideMark/>
          </w:tcPr>
          <w:p w:rsidRPr="005A041C" w:rsidR="004E656B" w:rsidP="00F61798" w:rsidRDefault="004E656B" w14:paraId="776319E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10</w:t>
            </w:r>
          </w:p>
        </w:tc>
      </w:tr>
      <w:tr w:rsidRPr="005A041C" w:rsidR="004E656B" w:rsidTr="004E656B" w14:paraId="0D4BC4BB"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4E656B" w:rsidP="00F61798" w:rsidRDefault="004E656B" w14:paraId="051590F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8</w:t>
            </w:r>
          </w:p>
        </w:tc>
        <w:tc>
          <w:tcPr>
            <w:tcW w:w="1249" w:type="pct"/>
            <w:noWrap/>
            <w:hideMark/>
          </w:tcPr>
          <w:p w:rsidRPr="005A041C" w:rsidR="004E656B" w:rsidP="00F61798" w:rsidRDefault="004E656B" w14:paraId="2767ADA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Marketing </w:t>
            </w:r>
          </w:p>
        </w:tc>
        <w:tc>
          <w:tcPr>
            <w:tcW w:w="149" w:type="pct"/>
            <w:noWrap/>
            <w:hideMark/>
          </w:tcPr>
          <w:p w:rsidRPr="005A041C" w:rsidR="004E656B" w:rsidP="00F61798" w:rsidRDefault="004E656B" w14:paraId="4F7C8E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9" w:type="pct"/>
            <w:noWrap/>
            <w:hideMark/>
          </w:tcPr>
          <w:p w:rsidRPr="005A041C" w:rsidR="004E656B" w:rsidP="00F61798" w:rsidRDefault="004E656B" w14:paraId="787B05A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9" w:type="pct"/>
            <w:noWrap/>
            <w:hideMark/>
          </w:tcPr>
          <w:p w:rsidRPr="005A041C" w:rsidR="004E656B" w:rsidP="00F61798" w:rsidRDefault="004E656B" w14:paraId="229499F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316" w:type="pct"/>
            <w:noWrap/>
            <w:hideMark/>
          </w:tcPr>
          <w:p w:rsidRPr="005A041C" w:rsidR="004E656B" w:rsidP="00F61798" w:rsidRDefault="004E656B" w14:paraId="39E4029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7B43E42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76944D5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3268AE3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74F1690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4E656B" w:rsidP="00F61798" w:rsidRDefault="004E656B" w14:paraId="6C57DA1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4E656B" w:rsidP="00F61798" w:rsidRDefault="004E656B" w14:paraId="01573B9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4E656B" w:rsidP="00F61798" w:rsidRDefault="004E656B" w14:paraId="0A96CEF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4E656B" w:rsidP="00F61798" w:rsidRDefault="004E656B" w14:paraId="568F179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4E656B" w:rsidP="00F61798" w:rsidRDefault="004E656B" w14:paraId="4A89389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4E656B" w:rsidTr="004E656B" w14:paraId="4FC3728B"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4E656B" w:rsidP="00F61798" w:rsidRDefault="004E656B" w14:paraId="2EC6FA4C"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9</w:t>
            </w:r>
          </w:p>
        </w:tc>
        <w:tc>
          <w:tcPr>
            <w:tcW w:w="1249" w:type="pct"/>
            <w:noWrap/>
            <w:hideMark/>
          </w:tcPr>
          <w:p w:rsidRPr="005A041C" w:rsidR="004E656B" w:rsidP="00F61798" w:rsidRDefault="004E656B" w14:paraId="227D109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Entrepreneurship</w:t>
            </w:r>
          </w:p>
        </w:tc>
        <w:tc>
          <w:tcPr>
            <w:tcW w:w="149" w:type="pct"/>
            <w:noWrap/>
            <w:hideMark/>
          </w:tcPr>
          <w:p w:rsidRPr="005A041C" w:rsidR="004E656B" w:rsidP="00F61798" w:rsidRDefault="004E656B" w14:paraId="32F19E8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9" w:type="pct"/>
            <w:noWrap/>
            <w:hideMark/>
          </w:tcPr>
          <w:p w:rsidRPr="005A041C" w:rsidR="004E656B" w:rsidP="00F61798" w:rsidRDefault="004E656B" w14:paraId="7A5AC98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9" w:type="pct"/>
            <w:noWrap/>
            <w:hideMark/>
          </w:tcPr>
          <w:p w:rsidRPr="005A041C" w:rsidR="004E656B" w:rsidP="00F61798" w:rsidRDefault="004E656B" w14:paraId="07F213E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316" w:type="pct"/>
            <w:noWrap/>
            <w:hideMark/>
          </w:tcPr>
          <w:p w:rsidRPr="005A041C" w:rsidR="004E656B" w:rsidP="00F61798" w:rsidRDefault="004E656B" w14:paraId="6CF1CF3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13A681F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75D3A6D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4E656B" w:rsidP="00F61798" w:rsidRDefault="004E656B" w14:paraId="53B420A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4054A60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0A71C60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4E656B" w:rsidP="00F61798" w:rsidRDefault="004E656B" w14:paraId="49C643C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4E656B" w:rsidP="00F61798" w:rsidRDefault="004E656B" w14:paraId="5622BED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7" w:type="pct"/>
            <w:noWrap/>
            <w:hideMark/>
          </w:tcPr>
          <w:p w:rsidRPr="005A041C" w:rsidR="004E656B" w:rsidP="00F61798" w:rsidRDefault="004E656B" w14:paraId="0E0156D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318" w:type="pct"/>
            <w:noWrap/>
            <w:hideMark/>
          </w:tcPr>
          <w:p w:rsidRPr="005A041C" w:rsidR="004E656B" w:rsidP="00F61798" w:rsidRDefault="004E656B" w14:paraId="646D4A2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4E656B" w:rsidTr="004E656B" w14:paraId="1EA18E12"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4E656B" w:rsidP="00F61798" w:rsidRDefault="004E656B" w14:paraId="180E224E"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10</w:t>
            </w:r>
          </w:p>
        </w:tc>
        <w:tc>
          <w:tcPr>
            <w:tcW w:w="1249" w:type="pct"/>
            <w:noWrap/>
            <w:hideMark/>
          </w:tcPr>
          <w:p w:rsidRPr="005A041C" w:rsidR="004E656B" w:rsidP="00F61798" w:rsidRDefault="004E656B" w14:paraId="7146BBB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Sales</w:t>
            </w:r>
          </w:p>
        </w:tc>
        <w:tc>
          <w:tcPr>
            <w:tcW w:w="149" w:type="pct"/>
            <w:noWrap/>
            <w:hideMark/>
          </w:tcPr>
          <w:p w:rsidRPr="005A041C" w:rsidR="004E656B" w:rsidP="00F61798" w:rsidRDefault="004E656B" w14:paraId="419C29D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149" w:type="pct"/>
            <w:noWrap/>
            <w:hideMark/>
          </w:tcPr>
          <w:p w:rsidRPr="005A041C" w:rsidR="004E656B" w:rsidP="00F61798" w:rsidRDefault="004E656B" w14:paraId="1EFE906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9" w:type="pct"/>
            <w:noWrap/>
            <w:hideMark/>
          </w:tcPr>
          <w:p w:rsidRPr="005A041C" w:rsidR="004E656B" w:rsidP="00F61798" w:rsidRDefault="004E656B" w14:paraId="26F66AB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316" w:type="pct"/>
            <w:noWrap/>
            <w:hideMark/>
          </w:tcPr>
          <w:p w:rsidRPr="005A041C" w:rsidR="004E656B" w:rsidP="00F61798" w:rsidRDefault="004E656B" w14:paraId="56693AF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1E07BD9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2A013BF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4E656B" w:rsidP="00F61798" w:rsidRDefault="004E656B" w14:paraId="0C668B7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5500023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7C617FC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436FA49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2D09668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5CB0368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4E656B" w:rsidP="00F61798" w:rsidRDefault="004E656B" w14:paraId="6F294DF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4E656B" w:rsidTr="004E656B" w14:paraId="44780369"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4E656B" w:rsidP="00F61798" w:rsidRDefault="004E656B" w14:paraId="36D413FE"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11</w:t>
            </w:r>
          </w:p>
        </w:tc>
        <w:tc>
          <w:tcPr>
            <w:tcW w:w="1249" w:type="pct"/>
            <w:noWrap/>
            <w:hideMark/>
          </w:tcPr>
          <w:p w:rsidRPr="005A041C" w:rsidR="004E656B" w:rsidP="00F61798" w:rsidRDefault="004E656B" w14:paraId="010FCDB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149" w:type="pct"/>
            <w:noWrap/>
            <w:hideMark/>
          </w:tcPr>
          <w:p w:rsidRPr="005A041C" w:rsidR="004E656B" w:rsidP="00F61798" w:rsidRDefault="004E656B" w14:paraId="5654BD0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4E656B" w:rsidP="00F61798" w:rsidRDefault="004E656B" w14:paraId="0BE4889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49" w:type="pct"/>
            <w:noWrap/>
            <w:hideMark/>
          </w:tcPr>
          <w:p w:rsidRPr="005A041C" w:rsidR="004E656B" w:rsidP="00F61798" w:rsidRDefault="004E656B" w14:paraId="5957EB8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316" w:type="pct"/>
            <w:noWrap/>
            <w:hideMark/>
          </w:tcPr>
          <w:p w:rsidRPr="005A041C" w:rsidR="004E656B" w:rsidP="00F61798" w:rsidRDefault="004E656B" w14:paraId="1CF2A2F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23635F5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364D2C2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49A399B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244C577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1FC38E1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2C2E4AB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06F42F5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60C8B13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4E656B" w:rsidP="00F61798" w:rsidRDefault="004E656B" w14:paraId="0E433C9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r>
      <w:tr w:rsidRPr="005A041C" w:rsidR="004E656B" w:rsidTr="004E656B" w14:paraId="2EE75EAA"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810DE0" w:rsidR="004E656B" w:rsidP="00F61798" w:rsidRDefault="004E656B" w14:paraId="4B27A078"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12</w:t>
            </w:r>
          </w:p>
        </w:tc>
        <w:tc>
          <w:tcPr>
            <w:tcW w:w="1249" w:type="pct"/>
            <w:noWrap/>
            <w:hideMark/>
          </w:tcPr>
          <w:p w:rsidRPr="005A041C" w:rsidR="004E656B" w:rsidP="00F61798" w:rsidRDefault="004E656B" w14:paraId="4A4406D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Computer Science, IT and Allied Fields </w:t>
            </w:r>
          </w:p>
        </w:tc>
        <w:tc>
          <w:tcPr>
            <w:tcW w:w="149" w:type="pct"/>
            <w:noWrap/>
            <w:hideMark/>
          </w:tcPr>
          <w:p w:rsidRPr="005A041C" w:rsidR="004E656B" w:rsidP="00F61798" w:rsidRDefault="004E656B" w14:paraId="2EC656F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4E656B" w:rsidP="00F61798" w:rsidRDefault="004E656B" w14:paraId="0A042AA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4E656B" w:rsidP="00F61798" w:rsidRDefault="004E656B" w14:paraId="5CE56DC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316" w:type="pct"/>
            <w:noWrap/>
            <w:hideMark/>
          </w:tcPr>
          <w:p w:rsidRPr="005A041C" w:rsidR="004E656B" w:rsidP="00F61798" w:rsidRDefault="004E656B" w14:paraId="68B284E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23A2531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255953E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4E656B" w:rsidP="00F61798" w:rsidRDefault="004E656B" w14:paraId="6EF546A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52A5085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203D623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6DEEDBA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7F6DB4E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2EC1683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4E656B" w:rsidP="00F61798" w:rsidRDefault="004E656B" w14:paraId="4CC7FAA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4E656B" w:rsidTr="004E656B" w14:paraId="3D725F57"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4E656B" w:rsidP="00F61798" w:rsidRDefault="004E656B" w14:paraId="7D27679C" w14:textId="77777777">
            <w:pPr>
              <w:rPr>
                <w:rFonts w:ascii="Calibri" w:hAnsi="Calibri" w:eastAsia="Times New Roman" w:cs="Calibri"/>
                <w:b w:val="0"/>
                <w:bCs w:val="0"/>
                <w:color w:val="000000"/>
                <w:sz w:val="18"/>
                <w:szCs w:val="18"/>
                <w:lang w:val="en-IN"/>
              </w:rPr>
            </w:pPr>
            <w:r w:rsidRPr="00685E90">
              <w:rPr>
                <w:rFonts w:ascii="Calibri" w:hAnsi="Calibri" w:eastAsia="Times New Roman" w:cs="Calibri"/>
                <w:b w:val="0"/>
                <w:bCs w:val="0"/>
                <w:color w:val="000000"/>
                <w:sz w:val="18"/>
                <w:szCs w:val="18"/>
                <w:lang w:val="en-IN"/>
              </w:rPr>
              <w:t>13</w:t>
            </w:r>
          </w:p>
        </w:tc>
        <w:tc>
          <w:tcPr>
            <w:tcW w:w="1249" w:type="pct"/>
            <w:noWrap/>
            <w:hideMark/>
          </w:tcPr>
          <w:p w:rsidRPr="005A041C" w:rsidR="004E656B" w:rsidP="00F61798" w:rsidRDefault="004E656B" w14:paraId="6BBED34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149" w:type="pct"/>
            <w:noWrap/>
            <w:hideMark/>
          </w:tcPr>
          <w:p w:rsidRPr="005A041C" w:rsidR="004E656B" w:rsidP="00F61798" w:rsidRDefault="004E656B" w14:paraId="12BCB56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4E656B" w:rsidP="00F61798" w:rsidRDefault="004E656B" w14:paraId="6C87B2B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4E656B" w:rsidP="00F61798" w:rsidRDefault="004E656B" w14:paraId="2CE0EEB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6" w:type="pct"/>
            <w:noWrap/>
            <w:hideMark/>
          </w:tcPr>
          <w:p w:rsidRPr="005A041C" w:rsidR="004E656B" w:rsidP="00F61798" w:rsidRDefault="004E656B" w14:paraId="4C32348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3D16D1C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2F7B716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4E656B" w:rsidP="00F61798" w:rsidRDefault="004E656B" w14:paraId="2DB949C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3850A30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088AF27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5583F46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4242F57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1DCFDA5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4E656B" w:rsidP="00F61798" w:rsidRDefault="004E656B" w14:paraId="49F7AB4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4E656B" w:rsidTr="004E656B" w14:paraId="0537B94B"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4E656B" w:rsidP="00F61798" w:rsidRDefault="004E656B" w14:paraId="67C06E4F"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14</w:t>
            </w:r>
          </w:p>
        </w:tc>
        <w:tc>
          <w:tcPr>
            <w:tcW w:w="1249" w:type="pct"/>
            <w:noWrap/>
            <w:hideMark/>
          </w:tcPr>
          <w:p w:rsidRPr="005A041C" w:rsidR="004E656B" w:rsidP="00F61798" w:rsidRDefault="004E656B" w14:paraId="5C54C78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149" w:type="pct"/>
            <w:noWrap/>
            <w:hideMark/>
          </w:tcPr>
          <w:p w:rsidRPr="005A041C" w:rsidR="004E656B" w:rsidP="00F61798" w:rsidRDefault="004E656B" w14:paraId="3B7694E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4E656B" w:rsidP="00F61798" w:rsidRDefault="004E656B" w14:paraId="4F3B311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4E656B" w:rsidP="00F61798" w:rsidRDefault="004E656B" w14:paraId="2CD8258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316" w:type="pct"/>
            <w:noWrap/>
            <w:hideMark/>
          </w:tcPr>
          <w:p w:rsidRPr="005A041C" w:rsidR="004E656B" w:rsidP="00F61798" w:rsidRDefault="004E656B" w14:paraId="7B23F5B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2D96799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00C3AFD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4E656B" w:rsidP="00F61798" w:rsidRDefault="004E656B" w14:paraId="6E3D62A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43FDBC0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7823B34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0CA0CCD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0FDEE9E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75C0640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8" w:type="pct"/>
            <w:noWrap/>
            <w:hideMark/>
          </w:tcPr>
          <w:p w:rsidRPr="005A041C" w:rsidR="004E656B" w:rsidP="00F61798" w:rsidRDefault="004E656B" w14:paraId="70C9B52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r w:rsidRPr="005A041C" w:rsidR="004E656B" w:rsidTr="004E656B" w14:paraId="04012BE9"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4E656B" w:rsidP="00F61798" w:rsidRDefault="004E656B" w14:paraId="70FF04F1"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20</w:t>
            </w:r>
          </w:p>
        </w:tc>
        <w:tc>
          <w:tcPr>
            <w:tcW w:w="1249" w:type="pct"/>
            <w:noWrap/>
            <w:hideMark/>
          </w:tcPr>
          <w:p w:rsidRPr="005A041C" w:rsidR="004E656B" w:rsidP="00F61798" w:rsidRDefault="004E656B" w14:paraId="026D7D3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Education and Training</w:t>
            </w:r>
          </w:p>
        </w:tc>
        <w:tc>
          <w:tcPr>
            <w:tcW w:w="149" w:type="pct"/>
            <w:noWrap/>
            <w:hideMark/>
          </w:tcPr>
          <w:p w:rsidRPr="005A041C" w:rsidR="004E656B" w:rsidP="00F61798" w:rsidRDefault="004E656B" w14:paraId="3D69CE4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9" w:type="pct"/>
            <w:noWrap/>
            <w:hideMark/>
          </w:tcPr>
          <w:p w:rsidRPr="005A041C" w:rsidR="004E656B" w:rsidP="00F61798" w:rsidRDefault="004E656B" w14:paraId="1F1C043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149" w:type="pct"/>
            <w:noWrap/>
            <w:hideMark/>
          </w:tcPr>
          <w:p w:rsidRPr="005A041C" w:rsidR="004E656B" w:rsidP="00F61798" w:rsidRDefault="004E656B" w14:paraId="10DB85B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316" w:type="pct"/>
            <w:noWrap/>
            <w:hideMark/>
          </w:tcPr>
          <w:p w:rsidRPr="005A041C" w:rsidR="004E656B" w:rsidP="00F61798" w:rsidRDefault="004E656B" w14:paraId="50A539A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6DA1D81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74ECDAE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4E656B" w:rsidP="00F61798" w:rsidRDefault="004E656B" w14:paraId="3D97A2D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7D4E1B5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387BDCA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02CBE86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63A0729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1D57FDC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4E656B" w:rsidP="00F61798" w:rsidRDefault="004E656B" w14:paraId="53AF37E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4E656B" w:rsidTr="004E656B" w14:paraId="382BAE9A"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4E656B" w:rsidP="00F61798" w:rsidRDefault="004E656B" w14:paraId="3BFE2E9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21</w:t>
            </w:r>
          </w:p>
        </w:tc>
        <w:tc>
          <w:tcPr>
            <w:tcW w:w="1249" w:type="pct"/>
            <w:noWrap/>
            <w:hideMark/>
          </w:tcPr>
          <w:p w:rsidRPr="005A041C" w:rsidR="004E656B" w:rsidP="00F61798" w:rsidRDefault="004E656B" w14:paraId="214DF90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Paramedical</w:t>
            </w:r>
          </w:p>
        </w:tc>
        <w:tc>
          <w:tcPr>
            <w:tcW w:w="149" w:type="pct"/>
            <w:noWrap/>
            <w:hideMark/>
          </w:tcPr>
          <w:p w:rsidRPr="005A041C" w:rsidR="004E656B" w:rsidP="00F61798" w:rsidRDefault="004E656B" w14:paraId="47572E6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9" w:type="pct"/>
            <w:noWrap/>
            <w:hideMark/>
          </w:tcPr>
          <w:p w:rsidRPr="005A041C" w:rsidR="004E656B" w:rsidP="00F61798" w:rsidRDefault="004E656B" w14:paraId="769CDDD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49" w:type="pct"/>
            <w:noWrap/>
            <w:hideMark/>
          </w:tcPr>
          <w:p w:rsidRPr="005A041C" w:rsidR="004E656B" w:rsidP="00F61798" w:rsidRDefault="004E656B" w14:paraId="7AF8786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316" w:type="pct"/>
            <w:noWrap/>
            <w:hideMark/>
          </w:tcPr>
          <w:p w:rsidRPr="005A041C" w:rsidR="004E656B" w:rsidP="00F61798" w:rsidRDefault="004E656B" w14:paraId="29309AE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48B4724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4D9000A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4E656B" w:rsidP="00F61798" w:rsidRDefault="004E656B" w14:paraId="2874F23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297DC82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597470A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6311E95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41319D6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27712AE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8" w:type="pct"/>
            <w:noWrap/>
            <w:hideMark/>
          </w:tcPr>
          <w:p w:rsidRPr="005A041C" w:rsidR="004E656B" w:rsidP="00F61798" w:rsidRDefault="004E656B" w14:paraId="3B86A9C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4E656B" w:rsidTr="004E656B" w14:paraId="1FFD391B"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4E656B" w:rsidP="00F61798" w:rsidRDefault="004E656B" w14:paraId="7ED62115"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22</w:t>
            </w:r>
          </w:p>
        </w:tc>
        <w:tc>
          <w:tcPr>
            <w:tcW w:w="1249" w:type="pct"/>
            <w:noWrap/>
            <w:hideMark/>
          </w:tcPr>
          <w:p w:rsidRPr="005A041C" w:rsidR="004E656B" w:rsidP="00F61798" w:rsidRDefault="004E656B" w14:paraId="77C02C5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Hospitality and Tourism  </w:t>
            </w:r>
          </w:p>
        </w:tc>
        <w:tc>
          <w:tcPr>
            <w:tcW w:w="149" w:type="pct"/>
            <w:noWrap/>
            <w:hideMark/>
          </w:tcPr>
          <w:p w:rsidRPr="005A041C" w:rsidR="004E656B" w:rsidP="00F61798" w:rsidRDefault="004E656B" w14:paraId="227226C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9" w:type="pct"/>
            <w:noWrap/>
            <w:hideMark/>
          </w:tcPr>
          <w:p w:rsidRPr="005A041C" w:rsidR="004E656B" w:rsidP="00F61798" w:rsidRDefault="004E656B" w14:paraId="10466F0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4E656B" w:rsidP="00F61798" w:rsidRDefault="004E656B" w14:paraId="791ECF2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316" w:type="pct"/>
            <w:noWrap/>
            <w:hideMark/>
          </w:tcPr>
          <w:p w:rsidRPr="005A041C" w:rsidR="004E656B" w:rsidP="00F61798" w:rsidRDefault="004E656B" w14:paraId="2DFE53C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10DFD05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75480FB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688FBA3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6CE7CEF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13FC6ED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563416A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2756C10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46378BF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4E656B" w:rsidP="00F61798" w:rsidRDefault="004E656B" w14:paraId="5C00A66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r w:rsidRPr="005A041C" w:rsidR="004E656B" w:rsidTr="004E656B" w14:paraId="4C150A89"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4E656B" w:rsidP="00F61798" w:rsidRDefault="004E656B" w14:paraId="5084794E"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23</w:t>
            </w:r>
          </w:p>
        </w:tc>
        <w:tc>
          <w:tcPr>
            <w:tcW w:w="1249" w:type="pct"/>
            <w:noWrap/>
            <w:hideMark/>
          </w:tcPr>
          <w:p w:rsidRPr="005A041C" w:rsidR="004E656B" w:rsidP="00F61798" w:rsidRDefault="004E656B" w14:paraId="052E7D8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Community and Social Service</w:t>
            </w:r>
          </w:p>
        </w:tc>
        <w:tc>
          <w:tcPr>
            <w:tcW w:w="149" w:type="pct"/>
            <w:noWrap/>
            <w:hideMark/>
          </w:tcPr>
          <w:p w:rsidRPr="005A041C" w:rsidR="004E656B" w:rsidP="00F61798" w:rsidRDefault="004E656B" w14:paraId="639275D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9" w:type="pct"/>
            <w:noWrap/>
            <w:hideMark/>
          </w:tcPr>
          <w:p w:rsidRPr="005A041C" w:rsidR="004E656B" w:rsidP="00F61798" w:rsidRDefault="004E656B" w14:paraId="04C086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4E656B" w:rsidP="00F61798" w:rsidRDefault="004E656B" w14:paraId="68F8FB0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6" w:type="pct"/>
            <w:noWrap/>
            <w:hideMark/>
          </w:tcPr>
          <w:p w:rsidRPr="005A041C" w:rsidR="004E656B" w:rsidP="00F61798" w:rsidRDefault="004E656B" w14:paraId="32C2BB5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7398FDB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4F4A803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7826A2D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317" w:type="pct"/>
            <w:noWrap/>
            <w:hideMark/>
          </w:tcPr>
          <w:p w:rsidRPr="005A041C" w:rsidR="004E656B" w:rsidP="00F61798" w:rsidRDefault="004E656B" w14:paraId="7D42D80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0866FD3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720D952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0E20C9E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1AEE3B6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8" w:type="pct"/>
            <w:noWrap/>
            <w:hideMark/>
          </w:tcPr>
          <w:p w:rsidRPr="005A041C" w:rsidR="004E656B" w:rsidP="00F61798" w:rsidRDefault="004E656B" w14:paraId="406A60E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r w:rsidRPr="005A041C" w:rsidR="004E656B" w:rsidTr="004E656B" w14:paraId="55B395D5" w14:textId="77777777">
        <w:trPr>
          <w:trHeight w:val="292"/>
        </w:trPr>
        <w:tc>
          <w:tcPr>
            <w:cnfStyle w:val="001000000000" w:firstRow="0" w:lastRow="0" w:firstColumn="1" w:lastColumn="0" w:oddVBand="0" w:evenVBand="0" w:oddHBand="0" w:evenHBand="0" w:firstRowFirstColumn="0" w:firstRowLastColumn="0" w:lastRowFirstColumn="0" w:lastRowLastColumn="0"/>
            <w:tcW w:w="134" w:type="pct"/>
          </w:tcPr>
          <w:p w:rsidRPr="00685E90" w:rsidR="004E656B" w:rsidP="00F61798" w:rsidRDefault="004E656B" w14:paraId="5E420A93"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24</w:t>
            </w:r>
          </w:p>
        </w:tc>
        <w:tc>
          <w:tcPr>
            <w:tcW w:w="1249" w:type="pct"/>
            <w:noWrap/>
            <w:hideMark/>
          </w:tcPr>
          <w:p w:rsidRPr="005A041C" w:rsidR="004E656B" w:rsidP="00F61798" w:rsidRDefault="004E656B" w14:paraId="269C9D5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Personal Care and Services </w:t>
            </w:r>
          </w:p>
        </w:tc>
        <w:tc>
          <w:tcPr>
            <w:tcW w:w="149" w:type="pct"/>
            <w:noWrap/>
            <w:hideMark/>
          </w:tcPr>
          <w:p w:rsidRPr="005A041C" w:rsidR="004E656B" w:rsidP="00F61798" w:rsidRDefault="004E656B" w14:paraId="614C063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149" w:type="pct"/>
            <w:noWrap/>
            <w:hideMark/>
          </w:tcPr>
          <w:p w:rsidRPr="005A041C" w:rsidR="004E656B" w:rsidP="00F61798" w:rsidRDefault="004E656B" w14:paraId="3C96508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49" w:type="pct"/>
            <w:noWrap/>
            <w:hideMark/>
          </w:tcPr>
          <w:p w:rsidRPr="005A041C" w:rsidR="004E656B" w:rsidP="00F61798" w:rsidRDefault="004E656B" w14:paraId="6D9B425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316" w:type="pct"/>
            <w:noWrap/>
            <w:hideMark/>
          </w:tcPr>
          <w:p w:rsidRPr="005A041C" w:rsidR="004E656B" w:rsidP="00F61798" w:rsidRDefault="004E656B" w14:paraId="784E2AB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317" w:type="pct"/>
            <w:noWrap/>
            <w:hideMark/>
          </w:tcPr>
          <w:p w:rsidRPr="005A041C" w:rsidR="004E656B" w:rsidP="00F61798" w:rsidRDefault="004E656B" w14:paraId="69C9F0E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032C4F0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317" w:type="pct"/>
            <w:noWrap/>
            <w:hideMark/>
          </w:tcPr>
          <w:p w:rsidRPr="005A041C" w:rsidR="004E656B" w:rsidP="00F61798" w:rsidRDefault="004E656B" w14:paraId="55DF6E7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317" w:type="pct"/>
            <w:noWrap/>
            <w:hideMark/>
          </w:tcPr>
          <w:p w:rsidRPr="005A041C" w:rsidR="004E656B" w:rsidP="00F61798" w:rsidRDefault="004E656B" w14:paraId="779EBA2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7" w:type="pct"/>
            <w:noWrap/>
            <w:hideMark/>
          </w:tcPr>
          <w:p w:rsidRPr="005A041C" w:rsidR="004E656B" w:rsidP="00F61798" w:rsidRDefault="004E656B" w14:paraId="1F586DF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1E7F8A0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7" w:type="pct"/>
            <w:noWrap/>
            <w:hideMark/>
          </w:tcPr>
          <w:p w:rsidRPr="005A041C" w:rsidR="004E656B" w:rsidP="00F61798" w:rsidRDefault="004E656B" w14:paraId="1DDFEF1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7" w:type="pct"/>
            <w:noWrap/>
            <w:hideMark/>
          </w:tcPr>
          <w:p w:rsidRPr="005A041C" w:rsidR="004E656B" w:rsidP="00F61798" w:rsidRDefault="004E656B" w14:paraId="32E3FB1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8" w:type="pct"/>
            <w:noWrap/>
            <w:hideMark/>
          </w:tcPr>
          <w:p w:rsidRPr="005A041C" w:rsidR="004E656B" w:rsidP="00F61798" w:rsidRDefault="004E656B" w14:paraId="6F24112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r>
    </w:tbl>
    <w:p w:rsidR="00224203" w:rsidP="00AE5524" w:rsidRDefault="00224203" w14:paraId="6A4FBC3F" w14:textId="77777777"/>
    <w:p w:rsidR="00B7057E" w:rsidP="00AE5524" w:rsidRDefault="00B7057E" w14:paraId="7894FDC7" w14:textId="768FE0FD">
      <w:r>
        <w:t>Here all three personalities are same, hence tie breaker</w:t>
      </w:r>
    </w:p>
    <w:p w:rsidR="00B7057E" w:rsidP="00AE5524" w:rsidRDefault="00B7057E" w14:paraId="76EE76F5" w14:textId="77777777"/>
    <w:p w:rsidR="00B7057E" w:rsidP="00B7057E" w:rsidRDefault="00B7057E" w14:paraId="53765D25" w14:textId="3D751EB5">
      <w:pPr>
        <w:pStyle w:val="Heading3"/>
      </w:pPr>
      <w:r>
        <w:t xml:space="preserve">Step 4: </w:t>
      </w:r>
      <w:r w:rsidR="00524F45">
        <w:t>check abilities of the student from section 4</w:t>
      </w:r>
    </w:p>
    <w:p w:rsidR="00524F45" w:rsidP="00524F45" w:rsidRDefault="00524F45" w14:paraId="7FC6CB5C" w14:textId="0E3BD1A6">
      <w:r w:rsidRPr="7C15921F">
        <w:rPr>
          <w:lang w:val="en-US"/>
        </w:rPr>
        <w:t>Let</w:t>
      </w:r>
      <w:r w:rsidRPr="7C15921F" w:rsidR="004E656B">
        <w:rPr>
          <w:lang w:val="en-US"/>
        </w:rPr>
        <w:t>’</w:t>
      </w:r>
      <w:r w:rsidRPr="7C15921F">
        <w:rPr>
          <w:lang w:val="en-US"/>
        </w:rPr>
        <w:t>s assume for Student M, top 5 abilities are:</w:t>
      </w:r>
    </w:p>
    <w:p w:rsidR="00750316" w:rsidP="00750316" w:rsidRDefault="00727317" w14:paraId="21B175B4" w14:textId="6ED9AEC0">
      <w:r w:rsidRPr="7C15921F">
        <w:rPr>
          <w:lang w:val="en-US"/>
        </w:rPr>
        <w:t xml:space="preserve">Ab 6: </w:t>
      </w:r>
      <w:r w:rsidRPr="7C15921F" w:rsidR="00750316">
        <w:rPr>
          <w:lang w:val="en-US"/>
        </w:rPr>
        <w:t xml:space="preserve">Logical reasoning </w:t>
      </w:r>
      <w:r w:rsidRPr="7C15921F" w:rsidR="00693905">
        <w:rPr>
          <w:lang w:val="en-US"/>
        </w:rPr>
        <w:t xml:space="preserve"> 25</w:t>
      </w:r>
    </w:p>
    <w:p w:rsidR="00750316" w:rsidP="00750316" w:rsidRDefault="00727317" w14:paraId="4E8182C7" w14:textId="6F34E10F">
      <w:r w:rsidRPr="7C15921F">
        <w:rPr>
          <w:lang w:val="en-US"/>
        </w:rPr>
        <w:t xml:space="preserve">Ab 7: </w:t>
      </w:r>
      <w:r w:rsidRPr="7C15921F" w:rsidR="00750316">
        <w:rPr>
          <w:lang w:val="en-US"/>
        </w:rPr>
        <w:t xml:space="preserve">Form perception </w:t>
      </w:r>
      <w:r w:rsidRPr="7C15921F" w:rsidR="00693905">
        <w:rPr>
          <w:lang w:val="en-US"/>
        </w:rPr>
        <w:t xml:space="preserve"> 25</w:t>
      </w:r>
    </w:p>
    <w:p w:rsidR="00750316" w:rsidP="00750316" w:rsidRDefault="00727317" w14:paraId="538D5E52" w14:textId="6C49A8CF">
      <w:r>
        <w:t>Ab 8:</w:t>
      </w:r>
      <w:r w:rsidR="00750316">
        <w:t xml:space="preserve"> Technical </w:t>
      </w:r>
      <w:r w:rsidR="00693905">
        <w:t>25</w:t>
      </w:r>
    </w:p>
    <w:p w:rsidR="00750316" w:rsidP="00750316" w:rsidRDefault="00727317" w14:paraId="4A43E382" w14:textId="23E379B2">
      <w:r>
        <w:t xml:space="preserve">Ab 9: </w:t>
      </w:r>
      <w:r w:rsidR="00750316">
        <w:t>Motor movement</w:t>
      </w:r>
      <w:r w:rsidR="00693905">
        <w:t xml:space="preserve"> 25</w:t>
      </w:r>
    </w:p>
    <w:p w:rsidR="00727317" w:rsidP="00524F45" w:rsidRDefault="00727317" w14:paraId="633D42E1" w14:textId="236E38E0">
      <w:r>
        <w:t>Ab 10:</w:t>
      </w:r>
      <w:r w:rsidR="00750316">
        <w:t xml:space="preserve"> Finger dexterity</w:t>
      </w:r>
      <w:r w:rsidR="00693905">
        <w:t xml:space="preserve"> 25</w:t>
      </w:r>
      <w:r w:rsidR="00750316">
        <w:br/>
      </w:r>
    </w:p>
    <w:p w:rsidR="00050D8A" w:rsidP="00524F45" w:rsidRDefault="000B0556" w14:paraId="35FDECF1" w14:textId="1033B5B7">
      <w:r>
        <w:t>Hence filtered table</w:t>
      </w:r>
    </w:p>
    <w:p w:rsidR="000B0556" w:rsidP="00524F45" w:rsidRDefault="000B0556" w14:paraId="2463D795" w14:textId="77777777"/>
    <w:tbl>
      <w:tblPr>
        <w:tblStyle w:val="GridTable4-Accent1"/>
        <w:tblW w:w="3541" w:type="pct"/>
        <w:jc w:val="center"/>
        <w:tblLook w:val="06A0" w:firstRow="1" w:lastRow="0" w:firstColumn="1" w:lastColumn="0" w:noHBand="1" w:noVBand="1"/>
      </w:tblPr>
      <w:tblGrid>
        <w:gridCol w:w="399"/>
        <w:gridCol w:w="3723"/>
        <w:gridCol w:w="445"/>
        <w:gridCol w:w="445"/>
        <w:gridCol w:w="445"/>
        <w:gridCol w:w="946"/>
        <w:gridCol w:w="946"/>
        <w:gridCol w:w="946"/>
        <w:gridCol w:w="946"/>
        <w:gridCol w:w="950"/>
      </w:tblGrid>
      <w:tr w:rsidRPr="005A041C" w:rsidR="00D34743" w:rsidTr="00D34743" w14:paraId="7EE439A4" w14:textId="77777777">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5A041C" w:rsidR="00D34743" w:rsidP="00F61798" w:rsidRDefault="00D34743" w14:paraId="46A4FED0" w14:textId="77777777">
            <w:pPr>
              <w:rPr>
                <w:rFonts w:ascii="Calibri" w:hAnsi="Calibri" w:eastAsia="Times New Roman" w:cs="Calibri"/>
                <w:color w:val="000000"/>
                <w:lang w:val="en-IN"/>
              </w:rPr>
            </w:pPr>
          </w:p>
        </w:tc>
        <w:tc>
          <w:tcPr>
            <w:tcW w:w="1827" w:type="pct"/>
            <w:noWrap/>
            <w:hideMark/>
          </w:tcPr>
          <w:p w:rsidRPr="005A041C" w:rsidR="00D34743" w:rsidP="00F61798" w:rsidRDefault="00D34743" w14:paraId="42D04C00"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218" w:type="pct"/>
            <w:noWrap/>
            <w:hideMark/>
          </w:tcPr>
          <w:p w:rsidRPr="005A041C" w:rsidR="00D34743" w:rsidP="00F61798" w:rsidRDefault="00D34743" w14:paraId="4C007F0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218" w:type="pct"/>
            <w:noWrap/>
            <w:hideMark/>
          </w:tcPr>
          <w:p w:rsidRPr="005A041C" w:rsidR="00D34743" w:rsidP="00F61798" w:rsidRDefault="00D34743" w14:paraId="4A171AD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218" w:type="pct"/>
            <w:noWrap/>
            <w:hideMark/>
          </w:tcPr>
          <w:p w:rsidRPr="005A041C" w:rsidR="00D34743" w:rsidP="00F61798" w:rsidRDefault="00D34743" w14:paraId="736EAE3B"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464" w:type="pct"/>
            <w:noWrap/>
            <w:hideMark/>
          </w:tcPr>
          <w:p w:rsidRPr="005A041C" w:rsidR="00D34743" w:rsidP="00F61798" w:rsidRDefault="00D34743" w14:paraId="5D10D95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464" w:type="pct"/>
            <w:noWrap/>
            <w:hideMark/>
          </w:tcPr>
          <w:p w:rsidRPr="005A041C" w:rsidR="00D34743" w:rsidP="00F61798" w:rsidRDefault="00D34743" w14:paraId="6A6EDF6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c>
          <w:tcPr>
            <w:tcW w:w="464" w:type="pct"/>
            <w:noWrap/>
            <w:hideMark/>
          </w:tcPr>
          <w:p w:rsidRPr="005A041C" w:rsidR="00D34743" w:rsidP="00F61798" w:rsidRDefault="00D34743" w14:paraId="3A7D7BD6"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8</w:t>
            </w:r>
          </w:p>
        </w:tc>
        <w:tc>
          <w:tcPr>
            <w:tcW w:w="464" w:type="pct"/>
            <w:noWrap/>
            <w:hideMark/>
          </w:tcPr>
          <w:p w:rsidRPr="005A041C" w:rsidR="00D34743" w:rsidP="00F61798" w:rsidRDefault="00D34743" w14:paraId="7B049F86"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9</w:t>
            </w:r>
          </w:p>
        </w:tc>
        <w:tc>
          <w:tcPr>
            <w:tcW w:w="466" w:type="pct"/>
            <w:noWrap/>
            <w:hideMark/>
          </w:tcPr>
          <w:p w:rsidRPr="005A041C" w:rsidR="00D34743" w:rsidP="00F61798" w:rsidRDefault="00D34743" w14:paraId="7B68CF4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10</w:t>
            </w:r>
          </w:p>
        </w:tc>
      </w:tr>
      <w:tr w:rsidRPr="005A041C" w:rsidR="00D34743" w:rsidTr="00D34743" w14:paraId="78CF6AF9"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810DE0" w:rsidR="00D34743" w:rsidP="00F61798" w:rsidRDefault="00D34743" w14:paraId="148455F9"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8</w:t>
            </w:r>
          </w:p>
        </w:tc>
        <w:tc>
          <w:tcPr>
            <w:tcW w:w="1827" w:type="pct"/>
            <w:noWrap/>
            <w:hideMark/>
          </w:tcPr>
          <w:p w:rsidRPr="005A041C" w:rsidR="00D34743" w:rsidP="00F61798" w:rsidRDefault="00D34743" w14:paraId="33E2DBA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Marketing </w:t>
            </w:r>
          </w:p>
        </w:tc>
        <w:tc>
          <w:tcPr>
            <w:tcW w:w="218" w:type="pct"/>
            <w:noWrap/>
            <w:hideMark/>
          </w:tcPr>
          <w:p w:rsidRPr="005A041C" w:rsidR="00D34743" w:rsidP="00F61798" w:rsidRDefault="00D34743" w14:paraId="211106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8" w:type="pct"/>
            <w:noWrap/>
            <w:hideMark/>
          </w:tcPr>
          <w:p w:rsidRPr="005A041C" w:rsidR="00D34743" w:rsidP="00F61798" w:rsidRDefault="00D34743" w14:paraId="2534751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D34743" w:rsidP="00F61798" w:rsidRDefault="00D34743" w14:paraId="687C931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64" w:type="pct"/>
            <w:noWrap/>
            <w:hideMark/>
          </w:tcPr>
          <w:p w:rsidRPr="005A041C" w:rsidR="00D34743" w:rsidP="00F61798" w:rsidRDefault="00D34743" w14:paraId="1DE3FA6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64" w:type="pct"/>
            <w:noWrap/>
            <w:hideMark/>
          </w:tcPr>
          <w:p w:rsidRPr="005A041C" w:rsidR="00D34743" w:rsidP="00F61798" w:rsidRDefault="00D34743" w14:paraId="4E0B081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4" w:type="pct"/>
            <w:noWrap/>
            <w:hideMark/>
          </w:tcPr>
          <w:p w:rsidRPr="005A041C" w:rsidR="00D34743" w:rsidP="00F61798" w:rsidRDefault="00D34743" w14:paraId="1842CBD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4" w:type="pct"/>
            <w:noWrap/>
            <w:hideMark/>
          </w:tcPr>
          <w:p w:rsidRPr="005A041C" w:rsidR="00D34743" w:rsidP="00F61798" w:rsidRDefault="00D34743" w14:paraId="55932E1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6" w:type="pct"/>
            <w:noWrap/>
            <w:hideMark/>
          </w:tcPr>
          <w:p w:rsidRPr="005A041C" w:rsidR="00D34743" w:rsidP="00F61798" w:rsidRDefault="00D34743" w14:paraId="0A5BA4D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D34743" w:rsidTr="00D34743" w14:paraId="7DB55863"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810DE0" w:rsidR="00D34743" w:rsidP="00F61798" w:rsidRDefault="00D34743" w14:paraId="4847CC5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9</w:t>
            </w:r>
          </w:p>
        </w:tc>
        <w:tc>
          <w:tcPr>
            <w:tcW w:w="1827" w:type="pct"/>
            <w:noWrap/>
            <w:hideMark/>
          </w:tcPr>
          <w:p w:rsidRPr="005A041C" w:rsidR="00D34743" w:rsidP="00F61798" w:rsidRDefault="00D34743" w14:paraId="0577FA0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Entrepreneurship</w:t>
            </w:r>
          </w:p>
        </w:tc>
        <w:tc>
          <w:tcPr>
            <w:tcW w:w="218" w:type="pct"/>
            <w:noWrap/>
            <w:hideMark/>
          </w:tcPr>
          <w:p w:rsidRPr="005A041C" w:rsidR="00D34743" w:rsidP="00F61798" w:rsidRDefault="00D34743" w14:paraId="66BED99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8" w:type="pct"/>
            <w:noWrap/>
            <w:hideMark/>
          </w:tcPr>
          <w:p w:rsidRPr="005A041C" w:rsidR="00D34743" w:rsidP="00F61798" w:rsidRDefault="00D34743" w14:paraId="42AF79C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D34743" w:rsidP="00F61798" w:rsidRDefault="00D34743" w14:paraId="60DEEEE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64" w:type="pct"/>
            <w:noWrap/>
            <w:hideMark/>
          </w:tcPr>
          <w:p w:rsidRPr="005A041C" w:rsidR="00D34743" w:rsidP="00F61798" w:rsidRDefault="00D34743" w14:paraId="5969B53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64" w:type="pct"/>
            <w:noWrap/>
            <w:hideMark/>
          </w:tcPr>
          <w:p w:rsidRPr="005A041C" w:rsidR="00D34743" w:rsidP="00F61798" w:rsidRDefault="00D34743" w14:paraId="4758CB0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4" w:type="pct"/>
            <w:noWrap/>
            <w:hideMark/>
          </w:tcPr>
          <w:p w:rsidRPr="005A041C" w:rsidR="00D34743" w:rsidP="00F61798" w:rsidRDefault="00D34743" w14:paraId="3470B3A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4" w:type="pct"/>
            <w:noWrap/>
            <w:hideMark/>
          </w:tcPr>
          <w:p w:rsidRPr="005A041C" w:rsidR="00D34743" w:rsidP="00F61798" w:rsidRDefault="00D34743" w14:paraId="62A9537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6" w:type="pct"/>
            <w:noWrap/>
            <w:hideMark/>
          </w:tcPr>
          <w:p w:rsidRPr="005A041C" w:rsidR="00D34743" w:rsidP="00F61798" w:rsidRDefault="00D34743" w14:paraId="14F45D8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D34743" w:rsidTr="00D34743" w14:paraId="56D4ABFC"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810DE0" w:rsidR="00D34743" w:rsidP="00F61798" w:rsidRDefault="00D34743" w14:paraId="310CC55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10</w:t>
            </w:r>
          </w:p>
        </w:tc>
        <w:tc>
          <w:tcPr>
            <w:tcW w:w="1827" w:type="pct"/>
            <w:noWrap/>
            <w:hideMark/>
          </w:tcPr>
          <w:p w:rsidRPr="005A041C" w:rsidR="00D34743" w:rsidP="00F61798" w:rsidRDefault="00D34743" w14:paraId="51FAE8A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Sales</w:t>
            </w:r>
          </w:p>
        </w:tc>
        <w:tc>
          <w:tcPr>
            <w:tcW w:w="218" w:type="pct"/>
            <w:noWrap/>
            <w:hideMark/>
          </w:tcPr>
          <w:p w:rsidRPr="005A041C" w:rsidR="00D34743" w:rsidP="00F61798" w:rsidRDefault="00D34743" w14:paraId="21BB3C6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8" w:type="pct"/>
            <w:noWrap/>
            <w:hideMark/>
          </w:tcPr>
          <w:p w:rsidRPr="005A041C" w:rsidR="00D34743" w:rsidP="00F61798" w:rsidRDefault="00D34743" w14:paraId="27094C6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D34743" w:rsidP="00F61798" w:rsidRDefault="00D34743" w14:paraId="2AC4F77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64" w:type="pct"/>
            <w:noWrap/>
            <w:hideMark/>
          </w:tcPr>
          <w:p w:rsidRPr="005A041C" w:rsidR="00D34743" w:rsidP="00F61798" w:rsidRDefault="00D34743" w14:paraId="5B4F713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64" w:type="pct"/>
            <w:noWrap/>
            <w:hideMark/>
          </w:tcPr>
          <w:p w:rsidRPr="005A041C" w:rsidR="00D34743" w:rsidP="00F61798" w:rsidRDefault="00D34743" w14:paraId="11B77E2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noWrap/>
            <w:hideMark/>
          </w:tcPr>
          <w:p w:rsidRPr="005A041C" w:rsidR="00D34743" w:rsidP="00F61798" w:rsidRDefault="00D34743" w14:paraId="476EC3C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7F5A8D6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6" w:type="pct"/>
            <w:noWrap/>
            <w:hideMark/>
          </w:tcPr>
          <w:p w:rsidRPr="005A041C" w:rsidR="00D34743" w:rsidP="00F61798" w:rsidRDefault="00D34743" w14:paraId="4FF0756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D34743" w:rsidTr="00D34743" w14:paraId="6744F665"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810DE0" w:rsidR="00D34743" w:rsidP="00F61798" w:rsidRDefault="00D34743" w14:paraId="37D6CBE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11</w:t>
            </w:r>
          </w:p>
        </w:tc>
        <w:tc>
          <w:tcPr>
            <w:tcW w:w="1827" w:type="pct"/>
            <w:noWrap/>
            <w:hideMark/>
          </w:tcPr>
          <w:p w:rsidRPr="005A041C" w:rsidR="00D34743" w:rsidP="00F61798" w:rsidRDefault="00D34743" w14:paraId="4658F8D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218" w:type="pct"/>
            <w:noWrap/>
            <w:hideMark/>
          </w:tcPr>
          <w:p w:rsidRPr="005A041C" w:rsidR="00D34743" w:rsidP="00F61798" w:rsidRDefault="00D34743" w14:paraId="5E502CF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8" w:type="pct"/>
            <w:noWrap/>
            <w:hideMark/>
          </w:tcPr>
          <w:p w:rsidRPr="005A041C" w:rsidR="00D34743" w:rsidP="00F61798" w:rsidRDefault="00D34743" w14:paraId="44DA1B8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218" w:type="pct"/>
            <w:noWrap/>
            <w:hideMark/>
          </w:tcPr>
          <w:p w:rsidRPr="005A041C" w:rsidR="00D34743" w:rsidP="00F61798" w:rsidRDefault="00D34743" w14:paraId="7E5E15E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64" w:type="pct"/>
            <w:noWrap/>
            <w:hideMark/>
          </w:tcPr>
          <w:p w:rsidRPr="005A041C" w:rsidR="00D34743" w:rsidP="00F61798" w:rsidRDefault="00D34743" w14:paraId="74C2A84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noWrap/>
            <w:hideMark/>
          </w:tcPr>
          <w:p w:rsidRPr="005A041C" w:rsidR="00D34743" w:rsidP="00F61798" w:rsidRDefault="00D34743" w14:paraId="6ABED19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464" w:type="pct"/>
            <w:noWrap/>
            <w:hideMark/>
          </w:tcPr>
          <w:p w:rsidRPr="005A041C" w:rsidR="00D34743" w:rsidP="00F61798" w:rsidRDefault="00D34743" w14:paraId="357C267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64" w:type="pct"/>
            <w:noWrap/>
            <w:hideMark/>
          </w:tcPr>
          <w:p w:rsidRPr="005A041C" w:rsidR="00D34743" w:rsidP="00F61798" w:rsidRDefault="00D34743" w14:paraId="76DC601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6" w:type="pct"/>
            <w:noWrap/>
            <w:hideMark/>
          </w:tcPr>
          <w:p w:rsidRPr="005A041C" w:rsidR="00D34743" w:rsidP="00F61798" w:rsidRDefault="00D34743" w14:paraId="7F5E7F4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r>
      <w:tr w:rsidRPr="005A041C" w:rsidR="00D34743" w:rsidTr="00D34743" w14:paraId="381FF412"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810DE0" w:rsidR="00D34743" w:rsidP="00F61798" w:rsidRDefault="00D34743" w14:paraId="5BAD5E6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12</w:t>
            </w:r>
          </w:p>
        </w:tc>
        <w:tc>
          <w:tcPr>
            <w:tcW w:w="1827" w:type="pct"/>
            <w:noWrap/>
            <w:hideMark/>
          </w:tcPr>
          <w:p w:rsidRPr="005A041C" w:rsidR="00D34743" w:rsidP="00F61798" w:rsidRDefault="00D34743" w14:paraId="250C5E5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Computer Science, IT and Allied Fields </w:t>
            </w:r>
          </w:p>
        </w:tc>
        <w:tc>
          <w:tcPr>
            <w:tcW w:w="218" w:type="pct"/>
            <w:noWrap/>
            <w:hideMark/>
          </w:tcPr>
          <w:p w:rsidRPr="005A041C" w:rsidR="00D34743" w:rsidP="00F61798" w:rsidRDefault="00D34743" w14:paraId="668C8BF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8" w:type="pct"/>
            <w:noWrap/>
            <w:hideMark/>
          </w:tcPr>
          <w:p w:rsidRPr="005A041C" w:rsidR="00D34743" w:rsidP="00F61798" w:rsidRDefault="00D34743" w14:paraId="38E28AC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noWrap/>
            <w:hideMark/>
          </w:tcPr>
          <w:p w:rsidRPr="005A041C" w:rsidR="00D34743" w:rsidP="00F61798" w:rsidRDefault="00D34743" w14:paraId="65F3AEE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64" w:type="pct"/>
            <w:noWrap/>
            <w:hideMark/>
          </w:tcPr>
          <w:p w:rsidRPr="005A041C" w:rsidR="00D34743" w:rsidP="00F61798" w:rsidRDefault="00D34743" w14:paraId="72DA98E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64" w:type="pct"/>
            <w:noWrap/>
            <w:hideMark/>
          </w:tcPr>
          <w:p w:rsidRPr="005A041C" w:rsidR="00D34743" w:rsidP="00F61798" w:rsidRDefault="00D34743" w14:paraId="472A058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noWrap/>
            <w:hideMark/>
          </w:tcPr>
          <w:p w:rsidRPr="005A041C" w:rsidR="00D34743" w:rsidP="00F61798" w:rsidRDefault="00D34743" w14:paraId="3222094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64" w:type="pct"/>
            <w:noWrap/>
            <w:hideMark/>
          </w:tcPr>
          <w:p w:rsidRPr="005A041C" w:rsidR="00D34743" w:rsidP="00F61798" w:rsidRDefault="00D34743" w14:paraId="5ECB5D8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6" w:type="pct"/>
            <w:noWrap/>
            <w:hideMark/>
          </w:tcPr>
          <w:p w:rsidRPr="005A041C" w:rsidR="00D34743" w:rsidP="00F61798" w:rsidRDefault="00D34743" w14:paraId="3ACF273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D34743" w:rsidTr="00D34743" w14:paraId="338CF23D"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D34743" w:rsidP="00F61798" w:rsidRDefault="00D34743" w14:paraId="3CE32BE2" w14:textId="77777777">
            <w:pPr>
              <w:rPr>
                <w:rFonts w:ascii="Calibri" w:hAnsi="Calibri" w:eastAsia="Times New Roman" w:cs="Calibri"/>
                <w:b w:val="0"/>
                <w:bCs w:val="0"/>
                <w:color w:val="000000"/>
                <w:sz w:val="18"/>
                <w:szCs w:val="18"/>
                <w:lang w:val="en-IN"/>
              </w:rPr>
            </w:pPr>
            <w:r w:rsidRPr="00685E90">
              <w:rPr>
                <w:rFonts w:ascii="Calibri" w:hAnsi="Calibri" w:eastAsia="Times New Roman" w:cs="Calibri"/>
                <w:b w:val="0"/>
                <w:bCs w:val="0"/>
                <w:color w:val="000000"/>
                <w:sz w:val="18"/>
                <w:szCs w:val="18"/>
                <w:lang w:val="en-IN"/>
              </w:rPr>
              <w:t>13</w:t>
            </w:r>
          </w:p>
        </w:tc>
        <w:tc>
          <w:tcPr>
            <w:tcW w:w="1827" w:type="pct"/>
            <w:noWrap/>
            <w:hideMark/>
          </w:tcPr>
          <w:p w:rsidRPr="005A041C" w:rsidR="00D34743" w:rsidP="00F61798" w:rsidRDefault="00D34743" w14:paraId="721752A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218" w:type="pct"/>
            <w:noWrap/>
            <w:hideMark/>
          </w:tcPr>
          <w:p w:rsidRPr="005A041C" w:rsidR="00D34743" w:rsidP="00F61798" w:rsidRDefault="00D34743" w14:paraId="03CB549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8" w:type="pct"/>
            <w:noWrap/>
            <w:hideMark/>
          </w:tcPr>
          <w:p w:rsidRPr="005A041C" w:rsidR="00D34743" w:rsidP="00F61798" w:rsidRDefault="00D34743" w14:paraId="2A79296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noWrap/>
            <w:hideMark/>
          </w:tcPr>
          <w:p w:rsidRPr="005A041C" w:rsidR="00D34743" w:rsidP="00F61798" w:rsidRDefault="00D34743" w14:paraId="05363AA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64" w:type="pct"/>
            <w:noWrap/>
            <w:hideMark/>
          </w:tcPr>
          <w:p w:rsidRPr="005A041C" w:rsidR="00D34743" w:rsidP="00F61798" w:rsidRDefault="00D34743" w14:paraId="285D062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64" w:type="pct"/>
            <w:noWrap/>
            <w:hideMark/>
          </w:tcPr>
          <w:p w:rsidRPr="005A041C" w:rsidR="00D34743" w:rsidP="00F61798" w:rsidRDefault="00D34743" w14:paraId="13C2CB2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64" w:type="pct"/>
            <w:noWrap/>
            <w:hideMark/>
          </w:tcPr>
          <w:p w:rsidRPr="005A041C" w:rsidR="00D34743" w:rsidP="00F61798" w:rsidRDefault="00D34743" w14:paraId="32F7A89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noWrap/>
            <w:hideMark/>
          </w:tcPr>
          <w:p w:rsidRPr="005A041C" w:rsidR="00D34743" w:rsidP="00F61798" w:rsidRDefault="00D34743" w14:paraId="620AE55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6" w:type="pct"/>
            <w:noWrap/>
            <w:hideMark/>
          </w:tcPr>
          <w:p w:rsidRPr="005A041C" w:rsidR="00D34743" w:rsidP="00F61798" w:rsidRDefault="00D34743" w14:paraId="570D47E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D34743" w:rsidTr="00D34743" w14:paraId="7CF183BC"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D34743" w:rsidP="00F61798" w:rsidRDefault="00D34743" w14:paraId="4135EF4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14</w:t>
            </w:r>
          </w:p>
        </w:tc>
        <w:tc>
          <w:tcPr>
            <w:tcW w:w="1827" w:type="pct"/>
            <w:noWrap/>
            <w:hideMark/>
          </w:tcPr>
          <w:p w:rsidRPr="005A041C" w:rsidR="00D34743" w:rsidP="00F61798" w:rsidRDefault="00D34743" w14:paraId="4D28ED2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218" w:type="pct"/>
            <w:noWrap/>
            <w:hideMark/>
          </w:tcPr>
          <w:p w:rsidRPr="005A041C" w:rsidR="00D34743" w:rsidP="00F61798" w:rsidRDefault="00D34743" w14:paraId="361DD44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8" w:type="pct"/>
            <w:noWrap/>
            <w:hideMark/>
          </w:tcPr>
          <w:p w:rsidRPr="005A041C" w:rsidR="00D34743" w:rsidP="00F61798" w:rsidRDefault="00D34743" w14:paraId="3165274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noWrap/>
            <w:hideMark/>
          </w:tcPr>
          <w:p w:rsidRPr="005A041C" w:rsidR="00D34743" w:rsidP="00F61798" w:rsidRDefault="00D34743" w14:paraId="10A0517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64" w:type="pct"/>
            <w:noWrap/>
            <w:hideMark/>
          </w:tcPr>
          <w:p w:rsidRPr="005A041C" w:rsidR="00D34743" w:rsidP="00F61798" w:rsidRDefault="00D34743" w14:paraId="69BC990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0348633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464" w:type="pct"/>
            <w:noWrap/>
            <w:hideMark/>
          </w:tcPr>
          <w:p w:rsidRPr="005A041C" w:rsidR="00D34743" w:rsidP="00F61798" w:rsidRDefault="00D34743" w14:paraId="0B12E02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noWrap/>
            <w:hideMark/>
          </w:tcPr>
          <w:p w:rsidRPr="005A041C" w:rsidR="00D34743" w:rsidP="00F61798" w:rsidRDefault="00D34743" w14:paraId="6E2D908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66" w:type="pct"/>
            <w:noWrap/>
            <w:hideMark/>
          </w:tcPr>
          <w:p w:rsidRPr="005A041C" w:rsidR="00D34743" w:rsidP="00F61798" w:rsidRDefault="00D34743" w14:paraId="650E9ED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r w:rsidRPr="005A041C" w:rsidR="00D34743" w:rsidTr="00D34743" w14:paraId="689F968E"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D34743" w:rsidP="00F61798" w:rsidRDefault="00D34743" w14:paraId="5857C260"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20</w:t>
            </w:r>
          </w:p>
        </w:tc>
        <w:tc>
          <w:tcPr>
            <w:tcW w:w="1827" w:type="pct"/>
            <w:noWrap/>
            <w:hideMark/>
          </w:tcPr>
          <w:p w:rsidRPr="005A041C" w:rsidR="00D34743" w:rsidP="00F61798" w:rsidRDefault="00D34743" w14:paraId="39C8B91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Education and Training</w:t>
            </w:r>
          </w:p>
        </w:tc>
        <w:tc>
          <w:tcPr>
            <w:tcW w:w="218" w:type="pct"/>
            <w:noWrap/>
            <w:hideMark/>
          </w:tcPr>
          <w:p w:rsidRPr="005A041C" w:rsidR="00D34743" w:rsidP="00F61798" w:rsidRDefault="00D34743" w14:paraId="6472580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D34743" w:rsidP="00F61798" w:rsidRDefault="00D34743" w14:paraId="11A75A1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218" w:type="pct"/>
            <w:noWrap/>
            <w:hideMark/>
          </w:tcPr>
          <w:p w:rsidRPr="005A041C" w:rsidR="00D34743" w:rsidP="00F61798" w:rsidRDefault="00D34743" w14:paraId="5C36CBA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64" w:type="pct"/>
            <w:noWrap/>
            <w:hideMark/>
          </w:tcPr>
          <w:p w:rsidRPr="005A041C" w:rsidR="00D34743" w:rsidP="00F61798" w:rsidRDefault="00D34743" w14:paraId="1D792D2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64" w:type="pct"/>
            <w:noWrap/>
            <w:hideMark/>
          </w:tcPr>
          <w:p w:rsidRPr="005A041C" w:rsidR="00D34743" w:rsidP="00F61798" w:rsidRDefault="00D34743" w14:paraId="4CC5614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noWrap/>
            <w:hideMark/>
          </w:tcPr>
          <w:p w:rsidRPr="005A041C" w:rsidR="00D34743" w:rsidP="00F61798" w:rsidRDefault="00D34743" w14:paraId="4B32625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66F2C91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6" w:type="pct"/>
            <w:noWrap/>
            <w:hideMark/>
          </w:tcPr>
          <w:p w:rsidRPr="005A041C" w:rsidR="00D34743" w:rsidP="00F61798" w:rsidRDefault="00D34743" w14:paraId="0B19676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D34743" w:rsidTr="00D34743" w14:paraId="20E54407"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D34743" w:rsidP="00F61798" w:rsidRDefault="00D34743" w14:paraId="4D5FA6C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21</w:t>
            </w:r>
          </w:p>
        </w:tc>
        <w:tc>
          <w:tcPr>
            <w:tcW w:w="1827" w:type="pct"/>
            <w:noWrap/>
            <w:hideMark/>
          </w:tcPr>
          <w:p w:rsidRPr="005A041C" w:rsidR="00D34743" w:rsidP="00F61798" w:rsidRDefault="00D34743" w14:paraId="698D9D9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Paramedical</w:t>
            </w:r>
          </w:p>
        </w:tc>
        <w:tc>
          <w:tcPr>
            <w:tcW w:w="218" w:type="pct"/>
            <w:noWrap/>
            <w:hideMark/>
          </w:tcPr>
          <w:p w:rsidRPr="005A041C" w:rsidR="00D34743" w:rsidP="00F61798" w:rsidRDefault="00D34743" w14:paraId="78E3BBB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D34743" w:rsidP="00F61798" w:rsidRDefault="00D34743" w14:paraId="53A6349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8" w:type="pct"/>
            <w:noWrap/>
            <w:hideMark/>
          </w:tcPr>
          <w:p w:rsidRPr="005A041C" w:rsidR="00D34743" w:rsidP="00F61798" w:rsidRDefault="00D34743" w14:paraId="2A3CC40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64" w:type="pct"/>
            <w:noWrap/>
            <w:hideMark/>
          </w:tcPr>
          <w:p w:rsidRPr="005A041C" w:rsidR="00D34743" w:rsidP="00F61798" w:rsidRDefault="00D34743" w14:paraId="6C0608A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64" w:type="pct"/>
            <w:noWrap/>
            <w:hideMark/>
          </w:tcPr>
          <w:p w:rsidRPr="005A041C" w:rsidR="00D34743" w:rsidP="00F61798" w:rsidRDefault="00D34743" w14:paraId="3E86F76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64" w:type="pct"/>
            <w:noWrap/>
            <w:hideMark/>
          </w:tcPr>
          <w:p w:rsidRPr="005A041C" w:rsidR="00D34743" w:rsidP="00F61798" w:rsidRDefault="00D34743" w14:paraId="5ACE640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noWrap/>
            <w:hideMark/>
          </w:tcPr>
          <w:p w:rsidRPr="005A041C" w:rsidR="00D34743" w:rsidP="00F61798" w:rsidRDefault="00D34743" w14:paraId="3ADFC45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6" w:type="pct"/>
            <w:noWrap/>
            <w:hideMark/>
          </w:tcPr>
          <w:p w:rsidRPr="005A041C" w:rsidR="00D34743" w:rsidP="00F61798" w:rsidRDefault="00D34743" w14:paraId="357D3EF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D34743" w:rsidTr="00D34743" w14:paraId="2AF02177"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D34743" w:rsidP="00F61798" w:rsidRDefault="00D34743" w14:paraId="166F8029"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22</w:t>
            </w:r>
          </w:p>
        </w:tc>
        <w:tc>
          <w:tcPr>
            <w:tcW w:w="1827" w:type="pct"/>
            <w:noWrap/>
            <w:hideMark/>
          </w:tcPr>
          <w:p w:rsidRPr="005A041C" w:rsidR="00D34743" w:rsidP="00F61798" w:rsidRDefault="00D34743" w14:paraId="4E9460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Hospitality and Tourism  </w:t>
            </w:r>
          </w:p>
        </w:tc>
        <w:tc>
          <w:tcPr>
            <w:tcW w:w="218" w:type="pct"/>
            <w:noWrap/>
            <w:hideMark/>
          </w:tcPr>
          <w:p w:rsidRPr="005A041C" w:rsidR="00D34743" w:rsidP="00F61798" w:rsidRDefault="00D34743" w14:paraId="2D48581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D34743" w:rsidP="00F61798" w:rsidRDefault="00D34743" w14:paraId="4B68288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noWrap/>
            <w:hideMark/>
          </w:tcPr>
          <w:p w:rsidRPr="005A041C" w:rsidR="00D34743" w:rsidP="00F61798" w:rsidRDefault="00D34743" w14:paraId="75E8538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64" w:type="pct"/>
            <w:noWrap/>
            <w:hideMark/>
          </w:tcPr>
          <w:p w:rsidRPr="005A041C" w:rsidR="00D34743" w:rsidP="00F61798" w:rsidRDefault="00D34743" w14:paraId="233D432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004653B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2506427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7C307E6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66" w:type="pct"/>
            <w:noWrap/>
            <w:hideMark/>
          </w:tcPr>
          <w:p w:rsidRPr="005A041C" w:rsidR="00D34743" w:rsidP="00F61798" w:rsidRDefault="00D34743" w14:paraId="6B6F612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r w:rsidRPr="005A041C" w:rsidR="00D34743" w:rsidTr="00D34743" w14:paraId="7DD8C74F"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D34743" w:rsidP="00F61798" w:rsidRDefault="00D34743" w14:paraId="5940A088"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23</w:t>
            </w:r>
          </w:p>
        </w:tc>
        <w:tc>
          <w:tcPr>
            <w:tcW w:w="1827" w:type="pct"/>
            <w:noWrap/>
            <w:hideMark/>
          </w:tcPr>
          <w:p w:rsidRPr="005A041C" w:rsidR="00D34743" w:rsidP="00F61798" w:rsidRDefault="00D34743" w14:paraId="1F5B542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Community and Social Service</w:t>
            </w:r>
          </w:p>
        </w:tc>
        <w:tc>
          <w:tcPr>
            <w:tcW w:w="218" w:type="pct"/>
            <w:noWrap/>
            <w:hideMark/>
          </w:tcPr>
          <w:p w:rsidRPr="005A041C" w:rsidR="00D34743" w:rsidP="00F61798" w:rsidRDefault="00D34743" w14:paraId="0DB73DD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D34743" w:rsidP="00F61798" w:rsidRDefault="00D34743" w14:paraId="49CC68B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noWrap/>
            <w:hideMark/>
          </w:tcPr>
          <w:p w:rsidRPr="005A041C" w:rsidR="00D34743" w:rsidP="00F61798" w:rsidRDefault="00D34743" w14:paraId="41DA789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64" w:type="pct"/>
            <w:noWrap/>
            <w:hideMark/>
          </w:tcPr>
          <w:p w:rsidRPr="005A041C" w:rsidR="00D34743" w:rsidP="00F61798" w:rsidRDefault="00D34743" w14:paraId="5297B98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21B6346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66055FF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7740171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66" w:type="pct"/>
            <w:noWrap/>
            <w:hideMark/>
          </w:tcPr>
          <w:p w:rsidRPr="005A041C" w:rsidR="00D34743" w:rsidP="00F61798" w:rsidRDefault="00D34743" w14:paraId="70C2D7A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r w:rsidRPr="005A041C" w:rsidR="00D34743" w:rsidTr="00D34743" w14:paraId="4FC6578C"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D34743" w:rsidP="00F61798" w:rsidRDefault="00D34743" w14:paraId="00631C3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24</w:t>
            </w:r>
          </w:p>
        </w:tc>
        <w:tc>
          <w:tcPr>
            <w:tcW w:w="1827" w:type="pct"/>
            <w:noWrap/>
            <w:hideMark/>
          </w:tcPr>
          <w:p w:rsidRPr="005A041C" w:rsidR="00D34743" w:rsidP="00F61798" w:rsidRDefault="00D34743" w14:paraId="753DF67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Personal Care and Services </w:t>
            </w:r>
          </w:p>
        </w:tc>
        <w:tc>
          <w:tcPr>
            <w:tcW w:w="218" w:type="pct"/>
            <w:noWrap/>
            <w:hideMark/>
          </w:tcPr>
          <w:p w:rsidRPr="005A041C" w:rsidR="00D34743" w:rsidP="00F61798" w:rsidRDefault="00D34743" w14:paraId="6526266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D34743" w:rsidP="00F61798" w:rsidRDefault="00D34743" w14:paraId="039D05F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noWrap/>
            <w:hideMark/>
          </w:tcPr>
          <w:p w:rsidRPr="005A041C" w:rsidR="00D34743" w:rsidP="00F61798" w:rsidRDefault="00D34743" w14:paraId="39FB349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64" w:type="pct"/>
            <w:noWrap/>
            <w:hideMark/>
          </w:tcPr>
          <w:p w:rsidRPr="005A041C" w:rsidR="00D34743" w:rsidP="00F61798" w:rsidRDefault="00D34743" w14:paraId="339A294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3C2F8B6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D34743" w:rsidP="00F61798" w:rsidRDefault="00D34743" w14:paraId="0704924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64" w:type="pct"/>
            <w:noWrap/>
            <w:hideMark/>
          </w:tcPr>
          <w:p w:rsidRPr="005A041C" w:rsidR="00D34743" w:rsidP="00F61798" w:rsidRDefault="00D34743" w14:paraId="556C00F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6" w:type="pct"/>
            <w:noWrap/>
            <w:hideMark/>
          </w:tcPr>
          <w:p w:rsidRPr="005A041C" w:rsidR="00D34743" w:rsidP="00F61798" w:rsidRDefault="00D34743" w14:paraId="2B6EABE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r>
    </w:tbl>
    <w:p w:rsidR="000B0556" w:rsidP="00524F45" w:rsidRDefault="000B0556" w14:paraId="5C8A7485" w14:textId="77777777"/>
    <w:p w:rsidR="00D34743" w:rsidP="00524F45" w:rsidRDefault="00D34743" w14:paraId="03297B30" w14:textId="77777777"/>
    <w:p w:rsidR="00C96AB8" w:rsidP="00524F45" w:rsidRDefault="00C96AB8" w14:paraId="176753D6" w14:textId="15137898">
      <w:r>
        <w:t>Step 5: Find Pathway 1:</w:t>
      </w:r>
    </w:p>
    <w:p w:rsidR="00C96AB8" w:rsidP="00524F45" w:rsidRDefault="00C96AB8" w14:paraId="30163C2E" w14:textId="77122AE6">
      <w:r>
        <w:t>Here since personality traits have same score, find pathways having rank 1</w:t>
      </w:r>
      <w:r w:rsidR="008E297D">
        <w:t xml:space="preserve"> and 2</w:t>
      </w:r>
    </w:p>
    <w:p w:rsidR="00C96AB8" w:rsidP="00524F45" w:rsidRDefault="00C96AB8" w14:paraId="64476C14" w14:textId="77777777"/>
    <w:tbl>
      <w:tblPr>
        <w:tblStyle w:val="GridTable4-Accent1"/>
        <w:tblW w:w="3541" w:type="pct"/>
        <w:jc w:val="center"/>
        <w:tblLook w:val="06A0" w:firstRow="1" w:lastRow="0" w:firstColumn="1" w:lastColumn="0" w:noHBand="1" w:noVBand="1"/>
      </w:tblPr>
      <w:tblGrid>
        <w:gridCol w:w="399"/>
        <w:gridCol w:w="3723"/>
        <w:gridCol w:w="445"/>
        <w:gridCol w:w="445"/>
        <w:gridCol w:w="445"/>
        <w:gridCol w:w="946"/>
        <w:gridCol w:w="946"/>
        <w:gridCol w:w="946"/>
        <w:gridCol w:w="946"/>
        <w:gridCol w:w="950"/>
      </w:tblGrid>
      <w:tr w:rsidRPr="005A041C" w:rsidR="00C96AB8" w:rsidTr="00F61798" w14:paraId="5EA1F3F4" w14:textId="77777777">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5A041C" w:rsidR="00C96AB8" w:rsidP="00F61798" w:rsidRDefault="00C96AB8" w14:paraId="472F5D25" w14:textId="77777777">
            <w:pPr>
              <w:rPr>
                <w:rFonts w:ascii="Calibri" w:hAnsi="Calibri" w:eastAsia="Times New Roman" w:cs="Calibri"/>
                <w:color w:val="000000"/>
                <w:lang w:val="en-IN"/>
              </w:rPr>
            </w:pPr>
          </w:p>
        </w:tc>
        <w:tc>
          <w:tcPr>
            <w:tcW w:w="1827" w:type="pct"/>
            <w:noWrap/>
            <w:hideMark/>
          </w:tcPr>
          <w:p w:rsidRPr="005A041C" w:rsidR="00C96AB8" w:rsidP="00F61798" w:rsidRDefault="00C96AB8" w14:paraId="7F152B5B"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218" w:type="pct"/>
            <w:noWrap/>
            <w:hideMark/>
          </w:tcPr>
          <w:p w:rsidRPr="005A041C" w:rsidR="00C96AB8" w:rsidP="00F61798" w:rsidRDefault="00C96AB8" w14:paraId="6A2D36D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218" w:type="pct"/>
            <w:noWrap/>
            <w:hideMark/>
          </w:tcPr>
          <w:p w:rsidRPr="005A041C" w:rsidR="00C96AB8" w:rsidP="00F61798" w:rsidRDefault="00C96AB8" w14:paraId="639EE9B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218" w:type="pct"/>
            <w:noWrap/>
            <w:hideMark/>
          </w:tcPr>
          <w:p w:rsidRPr="005A041C" w:rsidR="00C96AB8" w:rsidP="00F61798" w:rsidRDefault="00C96AB8" w14:paraId="627A0AF8"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464" w:type="pct"/>
            <w:noWrap/>
            <w:hideMark/>
          </w:tcPr>
          <w:p w:rsidRPr="005A041C" w:rsidR="00C96AB8" w:rsidP="00F61798" w:rsidRDefault="00C96AB8" w14:paraId="7F03A9F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464" w:type="pct"/>
            <w:noWrap/>
            <w:hideMark/>
          </w:tcPr>
          <w:p w:rsidRPr="005A041C" w:rsidR="00C96AB8" w:rsidP="00F61798" w:rsidRDefault="00C96AB8" w14:paraId="4A9CCC83"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c>
          <w:tcPr>
            <w:tcW w:w="464" w:type="pct"/>
            <w:noWrap/>
            <w:hideMark/>
          </w:tcPr>
          <w:p w:rsidRPr="005A041C" w:rsidR="00C96AB8" w:rsidP="00F61798" w:rsidRDefault="00C96AB8" w14:paraId="7C5E9E9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8</w:t>
            </w:r>
          </w:p>
        </w:tc>
        <w:tc>
          <w:tcPr>
            <w:tcW w:w="464" w:type="pct"/>
            <w:noWrap/>
            <w:hideMark/>
          </w:tcPr>
          <w:p w:rsidRPr="005A041C" w:rsidR="00C96AB8" w:rsidP="00F61798" w:rsidRDefault="00C96AB8" w14:paraId="54F81C37"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9</w:t>
            </w:r>
          </w:p>
        </w:tc>
        <w:tc>
          <w:tcPr>
            <w:tcW w:w="466" w:type="pct"/>
            <w:noWrap/>
            <w:hideMark/>
          </w:tcPr>
          <w:p w:rsidRPr="005A041C" w:rsidR="00C96AB8" w:rsidP="00F61798" w:rsidRDefault="00C96AB8" w14:paraId="4D5F5DE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10</w:t>
            </w:r>
          </w:p>
        </w:tc>
      </w:tr>
      <w:tr w:rsidRPr="005A041C" w:rsidR="00C96AB8" w:rsidTr="00F61798" w14:paraId="5E814C30"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810DE0" w:rsidR="00C96AB8" w:rsidP="00F61798" w:rsidRDefault="00C96AB8" w14:paraId="0618C8B6"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8</w:t>
            </w:r>
          </w:p>
        </w:tc>
        <w:tc>
          <w:tcPr>
            <w:tcW w:w="1827" w:type="pct"/>
            <w:noWrap/>
            <w:hideMark/>
          </w:tcPr>
          <w:p w:rsidRPr="005A041C" w:rsidR="00C96AB8" w:rsidP="00F61798" w:rsidRDefault="00C96AB8" w14:paraId="7FD8A54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Marketing </w:t>
            </w:r>
          </w:p>
        </w:tc>
        <w:tc>
          <w:tcPr>
            <w:tcW w:w="218" w:type="pct"/>
            <w:noWrap/>
            <w:hideMark/>
          </w:tcPr>
          <w:p w:rsidRPr="005A041C" w:rsidR="00C96AB8" w:rsidP="00F61798" w:rsidRDefault="00C96AB8" w14:paraId="3548EF8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8" w:type="pct"/>
            <w:noWrap/>
            <w:hideMark/>
          </w:tcPr>
          <w:p w:rsidRPr="005A041C" w:rsidR="00C96AB8" w:rsidP="00F61798" w:rsidRDefault="00C96AB8" w14:paraId="4A1AE9E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C96AB8" w:rsidP="00F61798" w:rsidRDefault="00C96AB8" w14:paraId="058D5D6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64" w:type="pct"/>
            <w:noWrap/>
            <w:hideMark/>
          </w:tcPr>
          <w:p w:rsidRPr="005A041C" w:rsidR="00C96AB8" w:rsidP="00F61798" w:rsidRDefault="00C96AB8" w14:paraId="1B4406C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64" w:type="pct"/>
            <w:noWrap/>
            <w:hideMark/>
          </w:tcPr>
          <w:p w:rsidRPr="005A041C" w:rsidR="00C96AB8" w:rsidP="00F61798" w:rsidRDefault="00C96AB8" w14:paraId="1BC44D5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4" w:type="pct"/>
            <w:noWrap/>
            <w:hideMark/>
          </w:tcPr>
          <w:p w:rsidRPr="005A041C" w:rsidR="00C96AB8" w:rsidP="00F61798" w:rsidRDefault="00C96AB8" w14:paraId="54D7EF0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4" w:type="pct"/>
            <w:noWrap/>
            <w:hideMark/>
          </w:tcPr>
          <w:p w:rsidRPr="005A041C" w:rsidR="00C96AB8" w:rsidP="00F61798" w:rsidRDefault="00C96AB8" w14:paraId="7AF9B30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6" w:type="pct"/>
            <w:noWrap/>
            <w:hideMark/>
          </w:tcPr>
          <w:p w:rsidRPr="005A041C" w:rsidR="00C96AB8" w:rsidP="00F61798" w:rsidRDefault="00C96AB8" w14:paraId="5855614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C96AB8" w:rsidTr="00F61798" w14:paraId="4564BD44"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810DE0" w:rsidR="00C96AB8" w:rsidP="00F61798" w:rsidRDefault="00C96AB8" w14:paraId="2154A92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9</w:t>
            </w:r>
          </w:p>
        </w:tc>
        <w:tc>
          <w:tcPr>
            <w:tcW w:w="1827" w:type="pct"/>
            <w:noWrap/>
            <w:hideMark/>
          </w:tcPr>
          <w:p w:rsidRPr="005A041C" w:rsidR="00C96AB8" w:rsidP="00F61798" w:rsidRDefault="00C96AB8" w14:paraId="47E9FD3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Entrepreneurship</w:t>
            </w:r>
          </w:p>
        </w:tc>
        <w:tc>
          <w:tcPr>
            <w:tcW w:w="218" w:type="pct"/>
            <w:noWrap/>
            <w:hideMark/>
          </w:tcPr>
          <w:p w:rsidRPr="005A041C" w:rsidR="00C96AB8" w:rsidP="00F61798" w:rsidRDefault="00C96AB8" w14:paraId="76A4A5E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8" w:type="pct"/>
            <w:noWrap/>
            <w:hideMark/>
          </w:tcPr>
          <w:p w:rsidRPr="005A041C" w:rsidR="00C96AB8" w:rsidP="00F61798" w:rsidRDefault="00C96AB8" w14:paraId="257CCD0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C96AB8" w:rsidP="00F61798" w:rsidRDefault="00C96AB8" w14:paraId="3FD378F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64" w:type="pct"/>
            <w:noWrap/>
            <w:hideMark/>
          </w:tcPr>
          <w:p w:rsidRPr="005A041C" w:rsidR="00C96AB8" w:rsidP="00F61798" w:rsidRDefault="00C96AB8" w14:paraId="2ED45E4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64" w:type="pct"/>
            <w:noWrap/>
            <w:hideMark/>
          </w:tcPr>
          <w:p w:rsidRPr="005A041C" w:rsidR="00C96AB8" w:rsidP="00F61798" w:rsidRDefault="00C96AB8" w14:paraId="24313BE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4" w:type="pct"/>
            <w:noWrap/>
            <w:hideMark/>
          </w:tcPr>
          <w:p w:rsidRPr="005A041C" w:rsidR="00C96AB8" w:rsidP="00F61798" w:rsidRDefault="00C96AB8" w14:paraId="0FD5028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4" w:type="pct"/>
            <w:noWrap/>
            <w:hideMark/>
          </w:tcPr>
          <w:p w:rsidRPr="005A041C" w:rsidR="00C96AB8" w:rsidP="00F61798" w:rsidRDefault="00C96AB8" w14:paraId="79CE286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c>
          <w:tcPr>
            <w:tcW w:w="466" w:type="pct"/>
            <w:noWrap/>
            <w:hideMark/>
          </w:tcPr>
          <w:p w:rsidRPr="005A041C" w:rsidR="00C96AB8" w:rsidP="00F61798" w:rsidRDefault="00C96AB8" w14:paraId="74F0652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w:t>
            </w:r>
          </w:p>
        </w:tc>
      </w:tr>
      <w:tr w:rsidRPr="005A041C" w:rsidR="00C96AB8" w:rsidTr="00F61798" w14:paraId="1766E000"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810DE0" w:rsidR="00C96AB8" w:rsidP="00F61798" w:rsidRDefault="00C96AB8" w14:paraId="44BDB38B"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10</w:t>
            </w:r>
          </w:p>
        </w:tc>
        <w:tc>
          <w:tcPr>
            <w:tcW w:w="1827" w:type="pct"/>
            <w:noWrap/>
            <w:hideMark/>
          </w:tcPr>
          <w:p w:rsidRPr="005A041C" w:rsidR="00C96AB8" w:rsidP="00F61798" w:rsidRDefault="00C96AB8" w14:paraId="3C9DAD2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Sales</w:t>
            </w:r>
          </w:p>
        </w:tc>
        <w:tc>
          <w:tcPr>
            <w:tcW w:w="218" w:type="pct"/>
            <w:noWrap/>
            <w:hideMark/>
          </w:tcPr>
          <w:p w:rsidRPr="005A041C" w:rsidR="00C96AB8" w:rsidP="00F61798" w:rsidRDefault="00C96AB8" w14:paraId="0809240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218" w:type="pct"/>
            <w:noWrap/>
            <w:hideMark/>
          </w:tcPr>
          <w:p w:rsidRPr="005A041C" w:rsidR="00C96AB8" w:rsidP="00F61798" w:rsidRDefault="00C96AB8" w14:paraId="61B7555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C96AB8" w:rsidP="00F61798" w:rsidRDefault="00C96AB8" w14:paraId="5150D02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64" w:type="pct"/>
            <w:noWrap/>
            <w:hideMark/>
          </w:tcPr>
          <w:p w:rsidRPr="005A041C" w:rsidR="00C96AB8" w:rsidP="00F61798" w:rsidRDefault="00C96AB8" w14:paraId="244F40B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64" w:type="pct"/>
            <w:noWrap/>
            <w:hideMark/>
          </w:tcPr>
          <w:p w:rsidRPr="005A041C" w:rsidR="00C96AB8" w:rsidP="00F61798" w:rsidRDefault="00C96AB8" w14:paraId="0F7180D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noWrap/>
            <w:hideMark/>
          </w:tcPr>
          <w:p w:rsidRPr="005A041C" w:rsidR="00C96AB8" w:rsidP="00F61798" w:rsidRDefault="00C96AB8" w14:paraId="1067CCD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C96AB8" w:rsidP="00F61798" w:rsidRDefault="00C96AB8" w14:paraId="7928F6D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6" w:type="pct"/>
            <w:noWrap/>
            <w:hideMark/>
          </w:tcPr>
          <w:p w:rsidRPr="005A041C" w:rsidR="00C96AB8" w:rsidP="00F61798" w:rsidRDefault="00C96AB8" w14:paraId="3392878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C96AB8" w:rsidTr="00906859" w14:paraId="60F946A5"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810DE0" w:rsidR="00C96AB8" w:rsidP="00F61798" w:rsidRDefault="00C96AB8" w14:paraId="60AC272E"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11</w:t>
            </w:r>
          </w:p>
        </w:tc>
        <w:tc>
          <w:tcPr>
            <w:tcW w:w="1827" w:type="pct"/>
            <w:noWrap/>
            <w:hideMark/>
          </w:tcPr>
          <w:p w:rsidRPr="005A041C" w:rsidR="00C96AB8" w:rsidP="00F61798" w:rsidRDefault="00C96AB8" w14:paraId="4767FEF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218" w:type="pct"/>
            <w:noWrap/>
            <w:hideMark/>
          </w:tcPr>
          <w:p w:rsidRPr="005A041C" w:rsidR="00C96AB8" w:rsidP="00F61798" w:rsidRDefault="00C96AB8" w14:paraId="7BADB2E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8" w:type="pct"/>
            <w:noWrap/>
            <w:hideMark/>
          </w:tcPr>
          <w:p w:rsidRPr="005A041C" w:rsidR="00C96AB8" w:rsidP="00F61798" w:rsidRDefault="00C96AB8" w14:paraId="51B5524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218" w:type="pct"/>
            <w:noWrap/>
            <w:hideMark/>
          </w:tcPr>
          <w:p w:rsidRPr="005A041C" w:rsidR="00C96AB8" w:rsidP="00F61798" w:rsidRDefault="00C96AB8" w14:paraId="34238D6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64" w:type="pct"/>
            <w:noWrap/>
            <w:hideMark/>
          </w:tcPr>
          <w:p w:rsidRPr="005A041C" w:rsidR="00C96AB8" w:rsidP="00F61798" w:rsidRDefault="00C96AB8" w14:paraId="52F5313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shd w:val="clear" w:color="auto" w:fill="E5B8B7" w:themeFill="accent2" w:themeFillTint="66"/>
            <w:noWrap/>
            <w:hideMark/>
          </w:tcPr>
          <w:p w:rsidRPr="005A041C" w:rsidR="00C96AB8" w:rsidP="00F61798" w:rsidRDefault="00C96AB8" w14:paraId="236DE1A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464" w:type="pct"/>
            <w:shd w:val="clear" w:color="auto" w:fill="E5B8B7" w:themeFill="accent2" w:themeFillTint="66"/>
            <w:noWrap/>
            <w:hideMark/>
          </w:tcPr>
          <w:p w:rsidRPr="005A041C" w:rsidR="00C96AB8" w:rsidP="00F61798" w:rsidRDefault="00C96AB8" w14:paraId="4977636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64" w:type="pct"/>
            <w:shd w:val="clear" w:color="auto" w:fill="E5B8B7" w:themeFill="accent2" w:themeFillTint="66"/>
            <w:noWrap/>
            <w:hideMark/>
          </w:tcPr>
          <w:p w:rsidRPr="005A041C" w:rsidR="00C96AB8" w:rsidP="00F61798" w:rsidRDefault="00C96AB8" w14:paraId="042CE05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6" w:type="pct"/>
            <w:shd w:val="clear" w:color="auto" w:fill="E5B8B7" w:themeFill="accent2" w:themeFillTint="66"/>
            <w:noWrap/>
            <w:hideMark/>
          </w:tcPr>
          <w:p w:rsidRPr="005A041C" w:rsidR="00C96AB8" w:rsidP="00F61798" w:rsidRDefault="00C96AB8" w14:paraId="48A79B2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r>
      <w:tr w:rsidRPr="005A041C" w:rsidR="00660ED4" w:rsidTr="008E297D" w14:paraId="0961450B"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810DE0" w:rsidR="00C96AB8" w:rsidP="00F61798" w:rsidRDefault="00C96AB8" w14:paraId="56180959"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12</w:t>
            </w:r>
          </w:p>
        </w:tc>
        <w:tc>
          <w:tcPr>
            <w:tcW w:w="1827" w:type="pct"/>
            <w:shd w:val="clear" w:color="auto" w:fill="D6E3BC" w:themeFill="accent3" w:themeFillTint="66"/>
            <w:noWrap/>
            <w:hideMark/>
          </w:tcPr>
          <w:p w:rsidRPr="005A041C" w:rsidR="00C96AB8" w:rsidP="00F61798" w:rsidRDefault="00C96AB8" w14:paraId="732B7A4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Computer Science, IT and Allied Fields </w:t>
            </w:r>
          </w:p>
        </w:tc>
        <w:tc>
          <w:tcPr>
            <w:tcW w:w="218" w:type="pct"/>
            <w:shd w:val="clear" w:color="auto" w:fill="auto"/>
            <w:noWrap/>
            <w:hideMark/>
          </w:tcPr>
          <w:p w:rsidRPr="005A041C" w:rsidR="00C96AB8" w:rsidP="00F61798" w:rsidRDefault="00C96AB8" w14:paraId="65FE61D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8" w:type="pct"/>
            <w:shd w:val="clear" w:color="auto" w:fill="auto"/>
            <w:noWrap/>
            <w:hideMark/>
          </w:tcPr>
          <w:p w:rsidRPr="005A041C" w:rsidR="00C96AB8" w:rsidP="00F61798" w:rsidRDefault="00C96AB8" w14:paraId="6AFD292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shd w:val="clear" w:color="auto" w:fill="auto"/>
            <w:noWrap/>
            <w:hideMark/>
          </w:tcPr>
          <w:p w:rsidRPr="005A041C" w:rsidR="00C96AB8" w:rsidP="00F61798" w:rsidRDefault="00C96AB8" w14:paraId="0D1FF2F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64" w:type="pct"/>
            <w:shd w:val="clear" w:color="auto" w:fill="D6E3BC" w:themeFill="accent3" w:themeFillTint="66"/>
            <w:noWrap/>
            <w:hideMark/>
          </w:tcPr>
          <w:p w:rsidRPr="005A041C" w:rsidR="00C96AB8" w:rsidP="00F61798" w:rsidRDefault="00C96AB8" w14:paraId="1DB9B4A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64" w:type="pct"/>
            <w:shd w:val="clear" w:color="auto" w:fill="auto"/>
            <w:noWrap/>
            <w:hideMark/>
          </w:tcPr>
          <w:p w:rsidRPr="005A041C" w:rsidR="00C96AB8" w:rsidP="00F61798" w:rsidRDefault="00C96AB8" w14:paraId="7853E48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shd w:val="clear" w:color="auto" w:fill="D6E3BC" w:themeFill="accent3" w:themeFillTint="66"/>
            <w:noWrap/>
            <w:hideMark/>
          </w:tcPr>
          <w:p w:rsidRPr="005A041C" w:rsidR="00C96AB8" w:rsidP="00F61798" w:rsidRDefault="00C96AB8" w14:paraId="4572C69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64" w:type="pct"/>
            <w:shd w:val="clear" w:color="auto" w:fill="auto"/>
            <w:noWrap/>
            <w:hideMark/>
          </w:tcPr>
          <w:p w:rsidRPr="005A041C" w:rsidR="00C96AB8" w:rsidP="00F61798" w:rsidRDefault="00C96AB8" w14:paraId="5F38731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6" w:type="pct"/>
            <w:shd w:val="clear" w:color="auto" w:fill="auto"/>
            <w:noWrap/>
            <w:hideMark/>
          </w:tcPr>
          <w:p w:rsidRPr="005A041C" w:rsidR="00C96AB8" w:rsidP="00F61798" w:rsidRDefault="00C96AB8" w14:paraId="13A3AE4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660ED4" w:rsidTr="009206A9" w14:paraId="1D3BBD47"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C96AB8" w:rsidP="00F61798" w:rsidRDefault="00C96AB8" w14:paraId="73A25E68" w14:textId="77777777">
            <w:pPr>
              <w:rPr>
                <w:rFonts w:ascii="Calibri" w:hAnsi="Calibri" w:eastAsia="Times New Roman" w:cs="Calibri"/>
                <w:b w:val="0"/>
                <w:bCs w:val="0"/>
                <w:color w:val="000000"/>
                <w:sz w:val="18"/>
                <w:szCs w:val="18"/>
                <w:lang w:val="en-IN"/>
              </w:rPr>
            </w:pPr>
            <w:r w:rsidRPr="00685E90">
              <w:rPr>
                <w:rFonts w:ascii="Calibri" w:hAnsi="Calibri" w:eastAsia="Times New Roman" w:cs="Calibri"/>
                <w:b w:val="0"/>
                <w:bCs w:val="0"/>
                <w:color w:val="000000"/>
                <w:sz w:val="18"/>
                <w:szCs w:val="18"/>
                <w:lang w:val="en-IN"/>
              </w:rPr>
              <w:t>13</w:t>
            </w:r>
          </w:p>
        </w:tc>
        <w:tc>
          <w:tcPr>
            <w:tcW w:w="1827" w:type="pct"/>
            <w:shd w:val="clear" w:color="auto" w:fill="D6E3BC" w:themeFill="accent3" w:themeFillTint="66"/>
            <w:noWrap/>
            <w:hideMark/>
          </w:tcPr>
          <w:p w:rsidRPr="005A041C" w:rsidR="00C96AB8" w:rsidP="00F61798" w:rsidRDefault="00C96AB8" w14:paraId="370CAA7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218" w:type="pct"/>
            <w:shd w:val="clear" w:color="auto" w:fill="auto"/>
            <w:noWrap/>
            <w:hideMark/>
          </w:tcPr>
          <w:p w:rsidRPr="005A041C" w:rsidR="00C96AB8" w:rsidP="00F61798" w:rsidRDefault="00C96AB8" w14:paraId="7BF3E28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8" w:type="pct"/>
            <w:shd w:val="clear" w:color="auto" w:fill="auto"/>
            <w:noWrap/>
            <w:hideMark/>
          </w:tcPr>
          <w:p w:rsidRPr="005A041C" w:rsidR="00C96AB8" w:rsidP="00F61798" w:rsidRDefault="00C96AB8" w14:paraId="5647473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shd w:val="clear" w:color="auto" w:fill="auto"/>
            <w:noWrap/>
            <w:hideMark/>
          </w:tcPr>
          <w:p w:rsidRPr="005A041C" w:rsidR="00C96AB8" w:rsidP="00F61798" w:rsidRDefault="00C96AB8" w14:paraId="0782E1F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64" w:type="pct"/>
            <w:shd w:val="clear" w:color="auto" w:fill="D6E3BC" w:themeFill="accent3" w:themeFillTint="66"/>
            <w:noWrap/>
            <w:hideMark/>
          </w:tcPr>
          <w:p w:rsidRPr="005A041C" w:rsidR="00C96AB8" w:rsidP="00F61798" w:rsidRDefault="00C96AB8" w14:paraId="43239F4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64" w:type="pct"/>
            <w:shd w:val="clear" w:color="auto" w:fill="D6E3BC" w:themeFill="accent3" w:themeFillTint="66"/>
            <w:noWrap/>
            <w:hideMark/>
          </w:tcPr>
          <w:p w:rsidRPr="005A041C" w:rsidR="00C96AB8" w:rsidP="00F61798" w:rsidRDefault="00C96AB8" w14:paraId="48A2BC9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64" w:type="pct"/>
            <w:shd w:val="clear" w:color="auto" w:fill="auto"/>
            <w:noWrap/>
            <w:hideMark/>
          </w:tcPr>
          <w:p w:rsidRPr="005A041C" w:rsidR="00C96AB8" w:rsidP="00F61798" w:rsidRDefault="00C96AB8" w14:paraId="2628C29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shd w:val="clear" w:color="auto" w:fill="auto"/>
            <w:noWrap/>
            <w:hideMark/>
          </w:tcPr>
          <w:p w:rsidRPr="005A041C" w:rsidR="00C96AB8" w:rsidP="00F61798" w:rsidRDefault="00C96AB8" w14:paraId="04BF0D3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6" w:type="pct"/>
            <w:shd w:val="clear" w:color="auto" w:fill="auto"/>
            <w:noWrap/>
            <w:hideMark/>
          </w:tcPr>
          <w:p w:rsidRPr="005A041C" w:rsidR="00C96AB8" w:rsidP="00F61798" w:rsidRDefault="00C96AB8" w14:paraId="306B3E2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C96AB8" w:rsidTr="00906859" w14:paraId="16593446"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C96AB8" w:rsidP="00F61798" w:rsidRDefault="00C96AB8" w14:paraId="17D90A3D"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14</w:t>
            </w:r>
          </w:p>
        </w:tc>
        <w:tc>
          <w:tcPr>
            <w:tcW w:w="1827" w:type="pct"/>
            <w:shd w:val="clear" w:color="auto" w:fill="auto"/>
            <w:noWrap/>
            <w:hideMark/>
          </w:tcPr>
          <w:p w:rsidRPr="005A041C" w:rsidR="00C96AB8" w:rsidP="00F61798" w:rsidRDefault="00C96AB8" w14:paraId="7C6A778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218" w:type="pct"/>
            <w:shd w:val="clear" w:color="auto" w:fill="auto"/>
            <w:noWrap/>
            <w:hideMark/>
          </w:tcPr>
          <w:p w:rsidRPr="005A041C" w:rsidR="00C96AB8" w:rsidP="00F61798" w:rsidRDefault="00C96AB8" w14:paraId="1B78B78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8" w:type="pct"/>
            <w:shd w:val="clear" w:color="auto" w:fill="auto"/>
            <w:noWrap/>
            <w:hideMark/>
          </w:tcPr>
          <w:p w:rsidRPr="005A041C" w:rsidR="00C96AB8" w:rsidP="00F61798" w:rsidRDefault="00C96AB8" w14:paraId="0124D01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shd w:val="clear" w:color="auto" w:fill="auto"/>
            <w:noWrap/>
            <w:hideMark/>
          </w:tcPr>
          <w:p w:rsidRPr="005A041C" w:rsidR="00C96AB8" w:rsidP="00F61798" w:rsidRDefault="00C96AB8" w14:paraId="7C4EEDD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64" w:type="pct"/>
            <w:shd w:val="clear" w:color="auto" w:fill="auto"/>
            <w:noWrap/>
            <w:hideMark/>
          </w:tcPr>
          <w:p w:rsidRPr="005A041C" w:rsidR="00C96AB8" w:rsidP="00F61798" w:rsidRDefault="00C96AB8" w14:paraId="7B07773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shd w:val="clear" w:color="auto" w:fill="E5B8B7" w:themeFill="accent2" w:themeFillTint="66"/>
            <w:noWrap/>
            <w:hideMark/>
          </w:tcPr>
          <w:p w:rsidRPr="005A041C" w:rsidR="00C96AB8" w:rsidP="00F61798" w:rsidRDefault="00C96AB8" w14:paraId="68759F8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464" w:type="pct"/>
            <w:shd w:val="clear" w:color="auto" w:fill="E5B8B7" w:themeFill="accent2" w:themeFillTint="66"/>
            <w:noWrap/>
            <w:hideMark/>
          </w:tcPr>
          <w:p w:rsidRPr="005A041C" w:rsidR="00C96AB8" w:rsidP="00F61798" w:rsidRDefault="00C96AB8" w14:paraId="03768F9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shd w:val="clear" w:color="auto" w:fill="E5B8B7" w:themeFill="accent2" w:themeFillTint="66"/>
            <w:noWrap/>
            <w:hideMark/>
          </w:tcPr>
          <w:p w:rsidRPr="005A041C" w:rsidR="00C96AB8" w:rsidP="00F61798" w:rsidRDefault="00C96AB8" w14:paraId="76700DA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66" w:type="pct"/>
            <w:shd w:val="clear" w:color="auto" w:fill="E5B8B7" w:themeFill="accent2" w:themeFillTint="66"/>
            <w:noWrap/>
            <w:hideMark/>
          </w:tcPr>
          <w:p w:rsidRPr="005A041C" w:rsidR="00C96AB8" w:rsidP="00F61798" w:rsidRDefault="00C96AB8" w14:paraId="43C9233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r w:rsidRPr="005A041C" w:rsidR="00C96AB8" w:rsidTr="00660ED4" w14:paraId="0300AB16"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C96AB8" w:rsidP="00F61798" w:rsidRDefault="00C96AB8" w14:paraId="773730DA"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20</w:t>
            </w:r>
          </w:p>
        </w:tc>
        <w:tc>
          <w:tcPr>
            <w:tcW w:w="1827" w:type="pct"/>
            <w:shd w:val="clear" w:color="auto" w:fill="auto"/>
            <w:noWrap/>
            <w:hideMark/>
          </w:tcPr>
          <w:p w:rsidRPr="005A041C" w:rsidR="00C96AB8" w:rsidP="00F61798" w:rsidRDefault="00C96AB8" w14:paraId="1B5A09B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Education and Training</w:t>
            </w:r>
          </w:p>
        </w:tc>
        <w:tc>
          <w:tcPr>
            <w:tcW w:w="218" w:type="pct"/>
            <w:shd w:val="clear" w:color="auto" w:fill="auto"/>
            <w:noWrap/>
            <w:hideMark/>
          </w:tcPr>
          <w:p w:rsidRPr="005A041C" w:rsidR="00C96AB8" w:rsidP="00F61798" w:rsidRDefault="00C96AB8" w14:paraId="6833885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shd w:val="clear" w:color="auto" w:fill="auto"/>
            <w:noWrap/>
            <w:hideMark/>
          </w:tcPr>
          <w:p w:rsidRPr="005A041C" w:rsidR="00C96AB8" w:rsidP="00F61798" w:rsidRDefault="00C96AB8" w14:paraId="1C019FA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218" w:type="pct"/>
            <w:shd w:val="clear" w:color="auto" w:fill="auto"/>
            <w:noWrap/>
            <w:hideMark/>
          </w:tcPr>
          <w:p w:rsidRPr="005A041C" w:rsidR="00C96AB8" w:rsidP="00F61798" w:rsidRDefault="00C96AB8" w14:paraId="0555EEA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464" w:type="pct"/>
            <w:shd w:val="clear" w:color="auto" w:fill="auto"/>
            <w:noWrap/>
            <w:hideMark/>
          </w:tcPr>
          <w:p w:rsidRPr="005A041C" w:rsidR="00C96AB8" w:rsidP="00F61798" w:rsidRDefault="00C96AB8" w14:paraId="4CB07C1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64" w:type="pct"/>
            <w:shd w:val="clear" w:color="auto" w:fill="auto"/>
            <w:noWrap/>
            <w:hideMark/>
          </w:tcPr>
          <w:p w:rsidRPr="005A041C" w:rsidR="00C96AB8" w:rsidP="00F61798" w:rsidRDefault="00C96AB8" w14:paraId="299563E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shd w:val="clear" w:color="auto" w:fill="auto"/>
            <w:noWrap/>
            <w:hideMark/>
          </w:tcPr>
          <w:p w:rsidRPr="005A041C" w:rsidR="00C96AB8" w:rsidP="00F61798" w:rsidRDefault="00C96AB8" w14:paraId="6325B3A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shd w:val="clear" w:color="auto" w:fill="auto"/>
            <w:noWrap/>
            <w:hideMark/>
          </w:tcPr>
          <w:p w:rsidRPr="005A041C" w:rsidR="00C96AB8" w:rsidP="00F61798" w:rsidRDefault="00C96AB8" w14:paraId="386A3D1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6" w:type="pct"/>
            <w:shd w:val="clear" w:color="auto" w:fill="auto"/>
            <w:noWrap/>
            <w:hideMark/>
          </w:tcPr>
          <w:p w:rsidRPr="005A041C" w:rsidR="00C96AB8" w:rsidP="00F61798" w:rsidRDefault="00C96AB8" w14:paraId="5EB5E43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660ED4" w:rsidTr="009206A9" w14:paraId="61018084"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shd w:val="clear" w:color="auto" w:fill="auto"/>
          </w:tcPr>
          <w:p w:rsidRPr="00685E90" w:rsidR="00C96AB8" w:rsidP="00F61798" w:rsidRDefault="00C96AB8" w14:paraId="4BB018B3"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21</w:t>
            </w:r>
          </w:p>
        </w:tc>
        <w:tc>
          <w:tcPr>
            <w:tcW w:w="1827" w:type="pct"/>
            <w:shd w:val="clear" w:color="auto" w:fill="D6E3BC" w:themeFill="accent3" w:themeFillTint="66"/>
            <w:noWrap/>
            <w:hideMark/>
          </w:tcPr>
          <w:p w:rsidRPr="005A041C" w:rsidR="00C96AB8" w:rsidP="00F61798" w:rsidRDefault="00C96AB8" w14:paraId="3DB05D3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Paramedical</w:t>
            </w:r>
          </w:p>
        </w:tc>
        <w:tc>
          <w:tcPr>
            <w:tcW w:w="218" w:type="pct"/>
            <w:shd w:val="clear" w:color="auto" w:fill="auto"/>
            <w:noWrap/>
            <w:hideMark/>
          </w:tcPr>
          <w:p w:rsidRPr="005A041C" w:rsidR="00C96AB8" w:rsidP="00F61798" w:rsidRDefault="00C96AB8" w14:paraId="31F54E8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shd w:val="clear" w:color="auto" w:fill="auto"/>
            <w:noWrap/>
            <w:hideMark/>
          </w:tcPr>
          <w:p w:rsidRPr="005A041C" w:rsidR="00C96AB8" w:rsidP="00F61798" w:rsidRDefault="00C96AB8" w14:paraId="2AD1ECA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8" w:type="pct"/>
            <w:shd w:val="clear" w:color="auto" w:fill="auto"/>
            <w:noWrap/>
            <w:hideMark/>
          </w:tcPr>
          <w:p w:rsidRPr="005A041C" w:rsidR="00C96AB8" w:rsidP="00F61798" w:rsidRDefault="00C96AB8" w14:paraId="526FABB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64" w:type="pct"/>
            <w:shd w:val="clear" w:color="auto" w:fill="D6E3BC" w:themeFill="accent3" w:themeFillTint="66"/>
            <w:noWrap/>
            <w:hideMark/>
          </w:tcPr>
          <w:p w:rsidRPr="005A041C" w:rsidR="00C96AB8" w:rsidP="00F61798" w:rsidRDefault="00C96AB8" w14:paraId="211A588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64" w:type="pct"/>
            <w:shd w:val="clear" w:color="auto" w:fill="D6E3BC" w:themeFill="accent3" w:themeFillTint="66"/>
            <w:noWrap/>
            <w:hideMark/>
          </w:tcPr>
          <w:p w:rsidRPr="005A041C" w:rsidR="00C96AB8" w:rsidP="00F61798" w:rsidRDefault="00C96AB8" w14:paraId="0AC3FC5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64" w:type="pct"/>
            <w:shd w:val="clear" w:color="auto" w:fill="auto"/>
            <w:noWrap/>
            <w:hideMark/>
          </w:tcPr>
          <w:p w:rsidRPr="005A041C" w:rsidR="00C96AB8" w:rsidP="00F61798" w:rsidRDefault="00C96AB8" w14:paraId="1BB4EE7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4" w:type="pct"/>
            <w:shd w:val="clear" w:color="auto" w:fill="auto"/>
            <w:noWrap/>
            <w:hideMark/>
          </w:tcPr>
          <w:p w:rsidRPr="005A041C" w:rsidR="00C96AB8" w:rsidP="00F61798" w:rsidRDefault="00C96AB8" w14:paraId="072C7EE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6" w:type="pct"/>
            <w:shd w:val="clear" w:color="auto" w:fill="auto"/>
            <w:noWrap/>
            <w:hideMark/>
          </w:tcPr>
          <w:p w:rsidRPr="005A041C" w:rsidR="00C96AB8" w:rsidP="00F61798" w:rsidRDefault="00C96AB8" w14:paraId="510C540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C96AB8" w:rsidTr="00F61798" w14:paraId="1D494A96"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C96AB8" w:rsidP="00F61798" w:rsidRDefault="00C96AB8" w14:paraId="11AC2338"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22</w:t>
            </w:r>
          </w:p>
        </w:tc>
        <w:tc>
          <w:tcPr>
            <w:tcW w:w="1827" w:type="pct"/>
            <w:noWrap/>
            <w:hideMark/>
          </w:tcPr>
          <w:p w:rsidRPr="005A041C" w:rsidR="00C96AB8" w:rsidP="00F61798" w:rsidRDefault="00C96AB8" w14:paraId="13CFD7F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Hospitality and Tourism  </w:t>
            </w:r>
          </w:p>
        </w:tc>
        <w:tc>
          <w:tcPr>
            <w:tcW w:w="218" w:type="pct"/>
            <w:noWrap/>
            <w:hideMark/>
          </w:tcPr>
          <w:p w:rsidRPr="005A041C" w:rsidR="00C96AB8" w:rsidP="00F61798" w:rsidRDefault="00C96AB8" w14:paraId="279CD02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C96AB8" w:rsidP="00F61798" w:rsidRDefault="00C96AB8" w14:paraId="45EB706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noWrap/>
            <w:hideMark/>
          </w:tcPr>
          <w:p w:rsidRPr="005A041C" w:rsidR="00C96AB8" w:rsidP="00F61798" w:rsidRDefault="00C96AB8" w14:paraId="74448E7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p>
        </w:tc>
        <w:tc>
          <w:tcPr>
            <w:tcW w:w="464" w:type="pct"/>
            <w:noWrap/>
            <w:hideMark/>
          </w:tcPr>
          <w:p w:rsidRPr="005A041C" w:rsidR="00C96AB8" w:rsidP="00F61798" w:rsidRDefault="00C96AB8" w14:paraId="0519492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C96AB8" w:rsidP="00F61798" w:rsidRDefault="00C96AB8" w14:paraId="3618881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C96AB8" w:rsidP="00F61798" w:rsidRDefault="00C96AB8" w14:paraId="66294D7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C96AB8" w:rsidP="00F61798" w:rsidRDefault="00C96AB8" w14:paraId="598DC52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66" w:type="pct"/>
            <w:noWrap/>
            <w:hideMark/>
          </w:tcPr>
          <w:p w:rsidRPr="005A041C" w:rsidR="00C96AB8" w:rsidP="00F61798" w:rsidRDefault="00C96AB8" w14:paraId="2ED0DA0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r w:rsidRPr="005A041C" w:rsidR="00C96AB8" w:rsidTr="00F61798" w14:paraId="3C3D4181"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C96AB8" w:rsidP="00F61798" w:rsidRDefault="00C96AB8" w14:paraId="1FBF22A1"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23</w:t>
            </w:r>
          </w:p>
        </w:tc>
        <w:tc>
          <w:tcPr>
            <w:tcW w:w="1827" w:type="pct"/>
            <w:noWrap/>
            <w:hideMark/>
          </w:tcPr>
          <w:p w:rsidRPr="005A041C" w:rsidR="00C96AB8" w:rsidP="00F61798" w:rsidRDefault="00C96AB8" w14:paraId="02A02E9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Community and Social Service</w:t>
            </w:r>
          </w:p>
        </w:tc>
        <w:tc>
          <w:tcPr>
            <w:tcW w:w="218" w:type="pct"/>
            <w:noWrap/>
            <w:hideMark/>
          </w:tcPr>
          <w:p w:rsidRPr="005A041C" w:rsidR="00C96AB8" w:rsidP="00F61798" w:rsidRDefault="00C96AB8" w14:paraId="56272D5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C96AB8" w:rsidP="00F61798" w:rsidRDefault="00C96AB8" w14:paraId="38044DF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noWrap/>
            <w:hideMark/>
          </w:tcPr>
          <w:p w:rsidRPr="005A041C" w:rsidR="00C96AB8" w:rsidP="00F61798" w:rsidRDefault="00C96AB8" w14:paraId="182EB20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64" w:type="pct"/>
            <w:noWrap/>
            <w:hideMark/>
          </w:tcPr>
          <w:p w:rsidRPr="005A041C" w:rsidR="00C96AB8" w:rsidP="00F61798" w:rsidRDefault="00C96AB8" w14:paraId="5271699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C96AB8" w:rsidP="00F61798" w:rsidRDefault="00C96AB8" w14:paraId="63ECFA5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C96AB8" w:rsidP="00F61798" w:rsidRDefault="00C96AB8" w14:paraId="154D64D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noWrap/>
            <w:hideMark/>
          </w:tcPr>
          <w:p w:rsidRPr="005A041C" w:rsidR="00C96AB8" w:rsidP="00F61798" w:rsidRDefault="00C96AB8" w14:paraId="5522D95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466" w:type="pct"/>
            <w:noWrap/>
            <w:hideMark/>
          </w:tcPr>
          <w:p w:rsidRPr="005A041C" w:rsidR="00C96AB8" w:rsidP="00F61798" w:rsidRDefault="00C96AB8" w14:paraId="34F87F6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r>
      <w:tr w:rsidRPr="005A041C" w:rsidR="00C96AB8" w:rsidTr="009206A9" w14:paraId="6294C3D5"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96" w:type="pct"/>
          </w:tcPr>
          <w:p w:rsidRPr="00685E90" w:rsidR="00C96AB8" w:rsidP="00F61798" w:rsidRDefault="00C96AB8" w14:paraId="1506C197"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24</w:t>
            </w:r>
          </w:p>
        </w:tc>
        <w:tc>
          <w:tcPr>
            <w:tcW w:w="1827" w:type="pct"/>
            <w:noWrap/>
            <w:hideMark/>
          </w:tcPr>
          <w:p w:rsidRPr="005A041C" w:rsidR="00C96AB8" w:rsidP="00F61798" w:rsidRDefault="00C96AB8" w14:paraId="3F3D7B8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Personal Care and Services </w:t>
            </w:r>
          </w:p>
        </w:tc>
        <w:tc>
          <w:tcPr>
            <w:tcW w:w="218" w:type="pct"/>
            <w:noWrap/>
            <w:hideMark/>
          </w:tcPr>
          <w:p w:rsidRPr="005A041C" w:rsidR="00C96AB8" w:rsidP="00F61798" w:rsidRDefault="00C96AB8" w14:paraId="34B889F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8" w:type="pct"/>
            <w:noWrap/>
            <w:hideMark/>
          </w:tcPr>
          <w:p w:rsidRPr="005A041C" w:rsidR="00C96AB8" w:rsidP="00F61798" w:rsidRDefault="00C96AB8" w14:paraId="26918AB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8" w:type="pct"/>
            <w:noWrap/>
            <w:hideMark/>
          </w:tcPr>
          <w:p w:rsidRPr="005A041C" w:rsidR="00C96AB8" w:rsidP="00F61798" w:rsidRDefault="00C96AB8" w14:paraId="388475D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64" w:type="pct"/>
            <w:shd w:val="clear" w:color="auto" w:fill="E5B8B7" w:themeFill="accent2" w:themeFillTint="66"/>
            <w:noWrap/>
            <w:hideMark/>
          </w:tcPr>
          <w:p w:rsidRPr="005A041C" w:rsidR="00C96AB8" w:rsidP="00F61798" w:rsidRDefault="00C96AB8" w14:paraId="4CA9724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shd w:val="clear" w:color="auto" w:fill="E5B8B7" w:themeFill="accent2" w:themeFillTint="66"/>
            <w:noWrap/>
            <w:hideMark/>
          </w:tcPr>
          <w:p w:rsidRPr="005A041C" w:rsidR="00C96AB8" w:rsidP="00F61798" w:rsidRDefault="00C96AB8" w14:paraId="1B91D7F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64" w:type="pct"/>
            <w:shd w:val="clear" w:color="auto" w:fill="E5B8B7" w:themeFill="accent2" w:themeFillTint="66"/>
            <w:noWrap/>
            <w:hideMark/>
          </w:tcPr>
          <w:p w:rsidRPr="005A041C" w:rsidR="00C96AB8" w:rsidP="00F61798" w:rsidRDefault="00C96AB8" w14:paraId="45173E8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64" w:type="pct"/>
            <w:shd w:val="clear" w:color="auto" w:fill="E5B8B7" w:themeFill="accent2" w:themeFillTint="66"/>
            <w:noWrap/>
            <w:hideMark/>
          </w:tcPr>
          <w:p w:rsidRPr="005A041C" w:rsidR="00C96AB8" w:rsidP="00F61798" w:rsidRDefault="00C96AB8" w14:paraId="27C791E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66" w:type="pct"/>
            <w:shd w:val="clear" w:color="auto" w:fill="E5B8B7" w:themeFill="accent2" w:themeFillTint="66"/>
            <w:noWrap/>
            <w:hideMark/>
          </w:tcPr>
          <w:p w:rsidRPr="005A041C" w:rsidR="00C96AB8" w:rsidP="00F61798" w:rsidRDefault="00C96AB8" w14:paraId="2E35D76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r>
    </w:tbl>
    <w:p w:rsidR="00C96AB8" w:rsidP="00524F45" w:rsidRDefault="00C96AB8" w14:paraId="5767E0FE" w14:textId="77777777"/>
    <w:p w:rsidR="00515E22" w:rsidP="00515E22" w:rsidRDefault="00BC38DC" w14:paraId="7E6E3AF9" w14:textId="5700E922">
      <w:r>
        <w:t xml:space="preserve">Pathway 1: </w:t>
      </w:r>
    </w:p>
    <w:p w:rsidR="00AE2D0F" w:rsidP="00DA21E2" w:rsidRDefault="004D6AD9" w14:paraId="4E23407B" w14:textId="02654741">
      <w:pPr>
        <w:pStyle w:val="ListParagraph"/>
        <w:numPr>
          <w:ilvl w:val="0"/>
          <w:numId w:val="22"/>
        </w:numPr>
      </w:pPr>
      <w:r>
        <w:t>Check</w:t>
      </w:r>
      <w:r w:rsidR="00E6163A">
        <w:t xml:space="preserve"> Rank 1</w:t>
      </w:r>
      <w:r w:rsidR="00AE2D0F">
        <w:t xml:space="preserve"> and 2</w:t>
      </w:r>
    </w:p>
    <w:p w:rsidR="004D6AD9" w:rsidP="00AE2D0F" w:rsidRDefault="004D6AD9" w14:paraId="550EA1D9" w14:textId="30CEBC77">
      <w:r>
        <w:t>Narrowing down the table further</w:t>
      </w:r>
    </w:p>
    <w:p w:rsidR="004D6AD9" w:rsidP="00AE2D0F" w:rsidRDefault="004D6AD9" w14:paraId="38785B9A" w14:textId="77777777"/>
    <w:tbl>
      <w:tblPr>
        <w:tblStyle w:val="GridTable4-Accent1"/>
        <w:tblW w:w="3680" w:type="pct"/>
        <w:jc w:val="center"/>
        <w:tblLook w:val="06A0" w:firstRow="1" w:lastRow="0" w:firstColumn="1" w:lastColumn="0" w:noHBand="1" w:noVBand="1"/>
      </w:tblPr>
      <w:tblGrid>
        <w:gridCol w:w="627"/>
        <w:gridCol w:w="399"/>
        <w:gridCol w:w="3723"/>
        <w:gridCol w:w="445"/>
        <w:gridCol w:w="445"/>
        <w:gridCol w:w="445"/>
        <w:gridCol w:w="870"/>
        <w:gridCol w:w="908"/>
        <w:gridCol w:w="909"/>
        <w:gridCol w:w="909"/>
        <w:gridCol w:w="911"/>
      </w:tblGrid>
      <w:tr w:rsidRPr="005A041C" w:rsidR="003A3B49" w:rsidTr="003A3B49" w14:paraId="218DB7D5" w14:textId="77777777">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88" w:type="pct"/>
          </w:tcPr>
          <w:p w:rsidRPr="005A041C" w:rsidR="003A3B49" w:rsidP="00F61798" w:rsidRDefault="004C3A77" w14:paraId="4F098109" w14:textId="54F58B4B">
            <w:pPr>
              <w:rPr>
                <w:rFonts w:ascii="Calibri" w:hAnsi="Calibri" w:eastAsia="Times New Roman" w:cs="Calibri"/>
                <w:color w:val="000000"/>
                <w:lang w:val="en-IN"/>
              </w:rPr>
            </w:pPr>
            <w:r>
              <w:rPr>
                <w:rFonts w:ascii="Calibri" w:hAnsi="Calibri" w:eastAsia="Times New Roman" w:cs="Calibri"/>
                <w:color w:val="000000"/>
                <w:lang w:val="en-IN"/>
              </w:rPr>
              <w:t>rank</w:t>
            </w:r>
          </w:p>
        </w:tc>
        <w:tc>
          <w:tcPr>
            <w:tcW w:w="188" w:type="pct"/>
          </w:tcPr>
          <w:p w:rsidRPr="005A041C" w:rsidR="003A3B49" w:rsidP="00F61798" w:rsidRDefault="003A3B49" w14:paraId="37DEC942" w14:textId="6884F074">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1758" w:type="pct"/>
            <w:noWrap/>
            <w:hideMark/>
          </w:tcPr>
          <w:p w:rsidRPr="005A041C" w:rsidR="003A3B49" w:rsidP="00F61798" w:rsidRDefault="003A3B49" w14:paraId="78DBB181"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210" w:type="pct"/>
            <w:noWrap/>
            <w:hideMark/>
          </w:tcPr>
          <w:p w:rsidRPr="005A041C" w:rsidR="003A3B49" w:rsidP="00F61798" w:rsidRDefault="003A3B49" w14:paraId="1F359B79"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210" w:type="pct"/>
            <w:noWrap/>
            <w:hideMark/>
          </w:tcPr>
          <w:p w:rsidRPr="005A041C" w:rsidR="003A3B49" w:rsidP="00F61798" w:rsidRDefault="003A3B49" w14:paraId="669A434D"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210" w:type="pct"/>
            <w:noWrap/>
            <w:hideMark/>
          </w:tcPr>
          <w:p w:rsidRPr="005A041C" w:rsidR="003A3B49" w:rsidP="00F61798" w:rsidRDefault="003A3B49" w14:paraId="4714D2B7"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447" w:type="pct"/>
            <w:noWrap/>
            <w:hideMark/>
          </w:tcPr>
          <w:p w:rsidRPr="005A041C" w:rsidR="003A3B49" w:rsidP="00F61798" w:rsidRDefault="003A3B49" w14:paraId="04E485FC" w14:textId="3C27F265">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Ab </w:t>
            </w:r>
            <w:r w:rsidR="002452E6">
              <w:rPr>
                <w:rFonts w:ascii="Calibri" w:hAnsi="Calibri" w:eastAsia="Times New Roman" w:cs="Calibri"/>
                <w:color w:val="000000"/>
                <w:lang w:val="en-IN"/>
              </w:rPr>
              <w:t>6</w:t>
            </w:r>
          </w:p>
        </w:tc>
        <w:tc>
          <w:tcPr>
            <w:tcW w:w="447" w:type="pct"/>
            <w:noWrap/>
            <w:hideMark/>
          </w:tcPr>
          <w:p w:rsidRPr="005A041C" w:rsidR="003A3B49" w:rsidP="00F61798" w:rsidRDefault="003A3B49" w14:paraId="4DF4BD4F" w14:textId="60CC5752">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Ab </w:t>
            </w:r>
            <w:r w:rsidR="002452E6">
              <w:rPr>
                <w:rFonts w:ascii="Calibri" w:hAnsi="Calibri" w:eastAsia="Times New Roman" w:cs="Calibri"/>
                <w:color w:val="000000"/>
                <w:lang w:val="en-IN"/>
              </w:rPr>
              <w:t>7</w:t>
            </w:r>
          </w:p>
        </w:tc>
        <w:tc>
          <w:tcPr>
            <w:tcW w:w="447" w:type="pct"/>
            <w:noWrap/>
            <w:hideMark/>
          </w:tcPr>
          <w:p w:rsidRPr="005A041C" w:rsidR="003A3B49" w:rsidP="00F61798" w:rsidRDefault="003A3B49" w14:paraId="410F5258" w14:textId="76D01961">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Ab </w:t>
            </w:r>
            <w:r w:rsidR="002452E6">
              <w:rPr>
                <w:rFonts w:ascii="Calibri" w:hAnsi="Calibri" w:eastAsia="Times New Roman" w:cs="Calibri"/>
                <w:color w:val="000000"/>
                <w:lang w:val="en-IN"/>
              </w:rPr>
              <w:t>8</w:t>
            </w:r>
          </w:p>
        </w:tc>
        <w:tc>
          <w:tcPr>
            <w:tcW w:w="447" w:type="pct"/>
            <w:noWrap/>
            <w:hideMark/>
          </w:tcPr>
          <w:p w:rsidRPr="005A041C" w:rsidR="003A3B49" w:rsidP="00F61798" w:rsidRDefault="003A3B49" w14:paraId="03D6E139" w14:textId="19FA4D15">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Ab </w:t>
            </w:r>
            <w:r w:rsidR="002452E6">
              <w:rPr>
                <w:rFonts w:ascii="Calibri" w:hAnsi="Calibri" w:eastAsia="Times New Roman" w:cs="Calibri"/>
                <w:color w:val="000000"/>
                <w:lang w:val="en-IN"/>
              </w:rPr>
              <w:t>9</w:t>
            </w:r>
          </w:p>
        </w:tc>
        <w:tc>
          <w:tcPr>
            <w:tcW w:w="449" w:type="pct"/>
            <w:noWrap/>
            <w:hideMark/>
          </w:tcPr>
          <w:p w:rsidRPr="005A041C" w:rsidR="003A3B49" w:rsidP="00F61798" w:rsidRDefault="003A3B49" w14:paraId="658B06B8" w14:textId="7D126AEE">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Ab </w:t>
            </w:r>
            <w:r w:rsidR="002452E6">
              <w:rPr>
                <w:rFonts w:ascii="Calibri" w:hAnsi="Calibri" w:eastAsia="Times New Roman" w:cs="Calibri"/>
                <w:color w:val="000000"/>
                <w:lang w:val="en-IN"/>
              </w:rPr>
              <w:t>10</w:t>
            </w:r>
          </w:p>
        </w:tc>
      </w:tr>
      <w:tr w:rsidRPr="005A041C" w:rsidR="003A3B49" w:rsidTr="008F5F42" w14:paraId="33801CA9"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8" w:type="pct"/>
          </w:tcPr>
          <w:p w:rsidR="003A3B49" w:rsidP="00F61798" w:rsidRDefault="00864D76" w14:paraId="3CE3DA4E" w14:textId="79C78181">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2</w:t>
            </w:r>
          </w:p>
        </w:tc>
        <w:tc>
          <w:tcPr>
            <w:tcW w:w="188" w:type="pct"/>
          </w:tcPr>
          <w:p w:rsidRPr="00810DE0" w:rsidR="003A3B49" w:rsidP="00F61798" w:rsidRDefault="003A3B49" w14:paraId="7854FA8F" w14:textId="205D787B">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11</w:t>
            </w:r>
          </w:p>
        </w:tc>
        <w:tc>
          <w:tcPr>
            <w:tcW w:w="1758" w:type="pct"/>
            <w:noWrap/>
            <w:hideMark/>
          </w:tcPr>
          <w:p w:rsidRPr="005A041C" w:rsidR="003A3B49" w:rsidP="00F61798" w:rsidRDefault="003A3B49" w14:paraId="6F1D453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210" w:type="pct"/>
            <w:noWrap/>
            <w:hideMark/>
          </w:tcPr>
          <w:p w:rsidRPr="005A041C" w:rsidR="003A3B49" w:rsidP="00F61798" w:rsidRDefault="003A3B49" w14:paraId="50F6611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0" w:type="pct"/>
            <w:noWrap/>
            <w:hideMark/>
          </w:tcPr>
          <w:p w:rsidRPr="005A041C" w:rsidR="003A3B49" w:rsidP="00F61798" w:rsidRDefault="003A3B49" w14:paraId="16F8B70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210" w:type="pct"/>
            <w:noWrap/>
            <w:hideMark/>
          </w:tcPr>
          <w:p w:rsidRPr="005A041C" w:rsidR="003A3B49" w:rsidP="00F61798" w:rsidRDefault="003A3B49" w14:paraId="5E918BE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47" w:type="pct"/>
            <w:shd w:val="clear" w:color="auto" w:fill="auto"/>
            <w:noWrap/>
            <w:hideMark/>
          </w:tcPr>
          <w:p w:rsidRPr="005A041C" w:rsidR="003A3B49" w:rsidP="00F61798" w:rsidRDefault="003A3B49" w14:paraId="10B14EB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47" w:type="pct"/>
            <w:shd w:val="clear" w:color="auto" w:fill="auto"/>
            <w:noWrap/>
            <w:hideMark/>
          </w:tcPr>
          <w:p w:rsidRPr="005A041C" w:rsidR="003A3B49" w:rsidP="00F61798" w:rsidRDefault="003A3B49" w14:paraId="7D25EA5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447" w:type="pct"/>
            <w:shd w:val="clear" w:color="auto" w:fill="auto"/>
            <w:noWrap/>
            <w:hideMark/>
          </w:tcPr>
          <w:p w:rsidRPr="005A041C" w:rsidR="003A3B49" w:rsidP="00F61798" w:rsidRDefault="003A3B49" w14:paraId="329B20D5" w14:textId="777DCEE3">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47" w:type="pct"/>
            <w:shd w:val="clear" w:color="auto" w:fill="auto"/>
            <w:noWrap/>
            <w:hideMark/>
          </w:tcPr>
          <w:p w:rsidRPr="005A041C" w:rsidR="003A3B49" w:rsidP="00F61798" w:rsidRDefault="003A3B49" w14:paraId="04476B8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49" w:type="pct"/>
            <w:shd w:val="clear" w:color="auto" w:fill="auto"/>
            <w:noWrap/>
            <w:hideMark/>
          </w:tcPr>
          <w:p w:rsidRPr="005A041C" w:rsidR="003A3B49" w:rsidP="00F61798" w:rsidRDefault="003A3B49" w14:paraId="42F45C2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r>
      <w:tr w:rsidRPr="005A041C" w:rsidR="003A3B49" w:rsidTr="008F5F42" w14:paraId="19C9CF4D"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8" w:type="pct"/>
          </w:tcPr>
          <w:p w:rsidR="003A3B49" w:rsidP="00F61798" w:rsidRDefault="003A3B49" w14:paraId="434EB278" w14:textId="2EC4D087">
            <w:pPr>
              <w:rPr>
                <w:rFonts w:ascii="Calibri" w:hAnsi="Calibri" w:eastAsia="Times New Roman" w:cs="Calibri"/>
                <w:color w:val="000000"/>
                <w:sz w:val="18"/>
                <w:szCs w:val="18"/>
                <w:lang w:val="en-IN"/>
              </w:rPr>
            </w:pPr>
          </w:p>
        </w:tc>
        <w:tc>
          <w:tcPr>
            <w:tcW w:w="188" w:type="pct"/>
          </w:tcPr>
          <w:p w:rsidRPr="00810DE0" w:rsidR="003A3B49" w:rsidP="00F61798" w:rsidRDefault="003A3B49" w14:paraId="54D846BA" w14:textId="52BD4D63">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12</w:t>
            </w:r>
          </w:p>
        </w:tc>
        <w:tc>
          <w:tcPr>
            <w:tcW w:w="1758" w:type="pct"/>
            <w:shd w:val="clear" w:color="auto" w:fill="auto"/>
            <w:noWrap/>
            <w:hideMark/>
          </w:tcPr>
          <w:p w:rsidRPr="005A041C" w:rsidR="003A3B49" w:rsidP="00F61798" w:rsidRDefault="003A3B49" w14:paraId="081E246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Computer Science, IT and Allied Fields </w:t>
            </w:r>
          </w:p>
        </w:tc>
        <w:tc>
          <w:tcPr>
            <w:tcW w:w="210" w:type="pct"/>
            <w:shd w:val="clear" w:color="auto" w:fill="auto"/>
            <w:noWrap/>
            <w:hideMark/>
          </w:tcPr>
          <w:p w:rsidRPr="005A041C" w:rsidR="003A3B49" w:rsidP="00F61798" w:rsidRDefault="003A3B49" w14:paraId="0767BDF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0" w:type="pct"/>
            <w:shd w:val="clear" w:color="auto" w:fill="auto"/>
            <w:noWrap/>
            <w:hideMark/>
          </w:tcPr>
          <w:p w:rsidRPr="005A041C" w:rsidR="003A3B49" w:rsidP="00F61798" w:rsidRDefault="003A3B49" w14:paraId="31F077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0" w:type="pct"/>
            <w:shd w:val="clear" w:color="auto" w:fill="auto"/>
            <w:noWrap/>
            <w:hideMark/>
          </w:tcPr>
          <w:p w:rsidRPr="005A041C" w:rsidR="003A3B49" w:rsidP="00F61798" w:rsidRDefault="003A3B49" w14:paraId="712C808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447" w:type="pct"/>
            <w:shd w:val="clear" w:color="auto" w:fill="auto"/>
            <w:noWrap/>
            <w:hideMark/>
          </w:tcPr>
          <w:p w:rsidRPr="005A041C" w:rsidR="003A3B49" w:rsidP="00F61798" w:rsidRDefault="003A3B49" w14:paraId="534C13A9" w14:textId="78F86900">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47" w:type="pct"/>
            <w:shd w:val="clear" w:color="auto" w:fill="auto"/>
            <w:noWrap/>
            <w:hideMark/>
          </w:tcPr>
          <w:p w:rsidRPr="005A041C" w:rsidR="003A3B49" w:rsidP="00F61798" w:rsidRDefault="003A3B49" w14:paraId="289B190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47" w:type="pct"/>
            <w:shd w:val="clear" w:color="auto" w:fill="auto"/>
            <w:noWrap/>
            <w:hideMark/>
          </w:tcPr>
          <w:p w:rsidRPr="005A041C" w:rsidR="003A3B49" w:rsidP="00F61798" w:rsidRDefault="003A3B49" w14:paraId="611C0B3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47" w:type="pct"/>
            <w:shd w:val="clear" w:color="auto" w:fill="auto"/>
            <w:noWrap/>
            <w:hideMark/>
          </w:tcPr>
          <w:p w:rsidRPr="005A041C" w:rsidR="003A3B49" w:rsidP="00F61798" w:rsidRDefault="003A3B49" w14:paraId="0BE634F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49" w:type="pct"/>
            <w:shd w:val="clear" w:color="auto" w:fill="auto"/>
            <w:noWrap/>
            <w:hideMark/>
          </w:tcPr>
          <w:p w:rsidRPr="005A041C" w:rsidR="003A3B49" w:rsidP="00F61798" w:rsidRDefault="003A3B49" w14:paraId="198B8DC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3A3B49" w:rsidTr="008F5F42" w14:paraId="7A85B8D5"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8" w:type="pct"/>
          </w:tcPr>
          <w:p w:rsidRPr="00685E90" w:rsidR="003A3B49" w:rsidP="00F61798" w:rsidRDefault="00864D76" w14:paraId="6143877A" w14:textId="75C03C8D">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3</w:t>
            </w:r>
          </w:p>
        </w:tc>
        <w:tc>
          <w:tcPr>
            <w:tcW w:w="188" w:type="pct"/>
          </w:tcPr>
          <w:p w:rsidRPr="00685E90" w:rsidR="003A3B49" w:rsidP="00F61798" w:rsidRDefault="003A3B49" w14:paraId="6E227A90" w14:textId="0DD5E1C9">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sidRPr="00685E90">
              <w:rPr>
                <w:rFonts w:ascii="Calibri" w:hAnsi="Calibri" w:eastAsia="Times New Roman" w:cs="Calibri"/>
                <w:color w:val="000000"/>
                <w:sz w:val="18"/>
                <w:szCs w:val="18"/>
                <w:lang w:val="en-IN"/>
              </w:rPr>
              <w:t>13</w:t>
            </w:r>
          </w:p>
        </w:tc>
        <w:tc>
          <w:tcPr>
            <w:tcW w:w="1758" w:type="pct"/>
            <w:shd w:val="clear" w:color="auto" w:fill="auto"/>
            <w:noWrap/>
            <w:hideMark/>
          </w:tcPr>
          <w:p w:rsidRPr="005A041C" w:rsidR="003A3B49" w:rsidP="00F61798" w:rsidRDefault="003A3B49" w14:paraId="3BC4CBF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210" w:type="pct"/>
            <w:shd w:val="clear" w:color="auto" w:fill="auto"/>
            <w:noWrap/>
            <w:hideMark/>
          </w:tcPr>
          <w:p w:rsidRPr="005A041C" w:rsidR="003A3B49" w:rsidP="00F61798" w:rsidRDefault="003A3B49" w14:paraId="07D2957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0" w:type="pct"/>
            <w:shd w:val="clear" w:color="auto" w:fill="auto"/>
            <w:noWrap/>
            <w:hideMark/>
          </w:tcPr>
          <w:p w:rsidRPr="005A041C" w:rsidR="003A3B49" w:rsidP="00F61798" w:rsidRDefault="003A3B49" w14:paraId="34BD711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0" w:type="pct"/>
            <w:shd w:val="clear" w:color="auto" w:fill="auto"/>
            <w:noWrap/>
            <w:hideMark/>
          </w:tcPr>
          <w:p w:rsidRPr="005A041C" w:rsidR="003A3B49" w:rsidP="00F61798" w:rsidRDefault="003A3B49" w14:paraId="62A85E4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47" w:type="pct"/>
            <w:shd w:val="clear" w:color="auto" w:fill="auto"/>
            <w:noWrap/>
            <w:hideMark/>
          </w:tcPr>
          <w:p w:rsidRPr="005A041C" w:rsidR="003A3B49" w:rsidP="00F61798" w:rsidRDefault="004C3A77" w14:paraId="70361C0A" w14:textId="610640AE">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3</w:t>
            </w:r>
          </w:p>
        </w:tc>
        <w:tc>
          <w:tcPr>
            <w:tcW w:w="447" w:type="pct"/>
            <w:shd w:val="clear" w:color="auto" w:fill="auto"/>
            <w:noWrap/>
            <w:hideMark/>
          </w:tcPr>
          <w:p w:rsidRPr="005A041C" w:rsidR="003A3B49" w:rsidP="00F61798" w:rsidRDefault="003A3B49" w14:paraId="66DE9FB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47" w:type="pct"/>
            <w:shd w:val="clear" w:color="auto" w:fill="auto"/>
            <w:noWrap/>
            <w:hideMark/>
          </w:tcPr>
          <w:p w:rsidRPr="005A041C" w:rsidR="003A3B49" w:rsidP="00F61798" w:rsidRDefault="003A3B49" w14:paraId="05A1577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47" w:type="pct"/>
            <w:shd w:val="clear" w:color="auto" w:fill="auto"/>
            <w:noWrap/>
            <w:hideMark/>
          </w:tcPr>
          <w:p w:rsidRPr="005A041C" w:rsidR="003A3B49" w:rsidP="00F61798" w:rsidRDefault="003A3B49" w14:paraId="19A4537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49" w:type="pct"/>
            <w:shd w:val="clear" w:color="auto" w:fill="auto"/>
            <w:noWrap/>
            <w:hideMark/>
          </w:tcPr>
          <w:p w:rsidRPr="005A041C" w:rsidR="003A3B49" w:rsidP="00F61798" w:rsidRDefault="003A3B49" w14:paraId="50236FD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3A3B49" w:rsidTr="008F5F42" w14:paraId="28EC53BE"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8" w:type="pct"/>
          </w:tcPr>
          <w:p w:rsidR="003A3B49" w:rsidP="00F61798" w:rsidRDefault="00763529" w14:paraId="096449A5" w14:textId="1CDAA7AE">
            <w:pPr>
              <w:rPr>
                <w:rFonts w:ascii="Calibri" w:hAnsi="Calibri" w:eastAsia="Times New Roman" w:cs="Calibri"/>
                <w:color w:val="000000"/>
                <w:sz w:val="18"/>
                <w:szCs w:val="18"/>
                <w:lang w:val="en-IN"/>
              </w:rPr>
            </w:pPr>
            <w:r>
              <w:rPr>
                <w:rFonts w:ascii="Calibri" w:hAnsi="Calibri" w:eastAsia="Times New Roman" w:cs="Calibri"/>
                <w:color w:val="000000"/>
                <w:sz w:val="18"/>
                <w:szCs w:val="18"/>
                <w:lang w:val="en-IN"/>
              </w:rPr>
              <w:t>1</w:t>
            </w:r>
          </w:p>
        </w:tc>
        <w:tc>
          <w:tcPr>
            <w:tcW w:w="188" w:type="pct"/>
          </w:tcPr>
          <w:p w:rsidRPr="00685E90" w:rsidR="003A3B49" w:rsidP="00F61798" w:rsidRDefault="003A3B49" w14:paraId="7710B2A5" w14:textId="5D61BB88">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14</w:t>
            </w:r>
          </w:p>
        </w:tc>
        <w:tc>
          <w:tcPr>
            <w:tcW w:w="1758" w:type="pct"/>
            <w:shd w:val="clear" w:color="auto" w:fill="auto"/>
            <w:noWrap/>
            <w:hideMark/>
          </w:tcPr>
          <w:p w:rsidRPr="005A041C" w:rsidR="003A3B49" w:rsidP="00F61798" w:rsidRDefault="003A3B49" w14:paraId="56A25A1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210" w:type="pct"/>
            <w:shd w:val="clear" w:color="auto" w:fill="auto"/>
            <w:noWrap/>
            <w:hideMark/>
          </w:tcPr>
          <w:p w:rsidRPr="005A041C" w:rsidR="003A3B49" w:rsidP="00F61798" w:rsidRDefault="003A3B49" w14:paraId="2D67828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0" w:type="pct"/>
            <w:shd w:val="clear" w:color="auto" w:fill="auto"/>
            <w:noWrap/>
            <w:hideMark/>
          </w:tcPr>
          <w:p w:rsidRPr="005A041C" w:rsidR="003A3B49" w:rsidP="00F61798" w:rsidRDefault="003A3B49" w14:paraId="7706F17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0" w:type="pct"/>
            <w:shd w:val="clear" w:color="auto" w:fill="auto"/>
            <w:noWrap/>
            <w:hideMark/>
          </w:tcPr>
          <w:p w:rsidRPr="005A041C" w:rsidR="003A3B49" w:rsidP="00F61798" w:rsidRDefault="003A3B49" w14:paraId="6069870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447" w:type="pct"/>
            <w:shd w:val="clear" w:color="auto" w:fill="auto"/>
            <w:noWrap/>
            <w:hideMark/>
          </w:tcPr>
          <w:p w:rsidRPr="005A041C" w:rsidR="003A3B49" w:rsidP="00F61798" w:rsidRDefault="003A3B49" w14:paraId="4B6E88B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47" w:type="pct"/>
            <w:shd w:val="clear" w:color="auto" w:fill="auto"/>
            <w:noWrap/>
            <w:hideMark/>
          </w:tcPr>
          <w:p w:rsidRPr="005A041C" w:rsidR="003A3B49" w:rsidP="00F61798" w:rsidRDefault="002E3A9E" w14:paraId="6A808908" w14:textId="18CDFCEA">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2</w:t>
            </w:r>
          </w:p>
        </w:tc>
        <w:tc>
          <w:tcPr>
            <w:tcW w:w="447" w:type="pct"/>
            <w:shd w:val="clear" w:color="auto" w:fill="auto"/>
            <w:noWrap/>
            <w:hideMark/>
          </w:tcPr>
          <w:p w:rsidRPr="005A041C" w:rsidR="003A3B49" w:rsidP="00F61798" w:rsidRDefault="003A3B49" w14:paraId="6015F7F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47" w:type="pct"/>
            <w:shd w:val="clear" w:color="auto" w:fill="auto"/>
            <w:noWrap/>
            <w:hideMark/>
          </w:tcPr>
          <w:p w:rsidRPr="005A041C" w:rsidR="003A3B49" w:rsidP="00F61798" w:rsidRDefault="003A3B49" w14:paraId="45D65C1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49" w:type="pct"/>
            <w:shd w:val="clear" w:color="auto" w:fill="auto"/>
            <w:noWrap/>
            <w:hideMark/>
          </w:tcPr>
          <w:p w:rsidRPr="005A041C" w:rsidR="003A3B49" w:rsidP="00F61798" w:rsidRDefault="003A3B49" w14:paraId="4B98331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r w:rsidRPr="005A041C" w:rsidR="003A3B49" w:rsidTr="008F5F42" w14:paraId="07E4DA38"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8" w:type="pct"/>
          </w:tcPr>
          <w:p w:rsidR="003A3B49" w:rsidP="00F61798" w:rsidRDefault="003A3B49" w14:paraId="40BAA4BE" w14:textId="61651784">
            <w:pPr>
              <w:rPr>
                <w:rFonts w:ascii="Calibri" w:hAnsi="Calibri" w:eastAsia="Times New Roman" w:cs="Calibri"/>
                <w:color w:val="000000"/>
                <w:sz w:val="18"/>
                <w:szCs w:val="18"/>
                <w:lang w:val="en-IN"/>
              </w:rPr>
            </w:pPr>
          </w:p>
        </w:tc>
        <w:tc>
          <w:tcPr>
            <w:tcW w:w="188" w:type="pct"/>
            <w:shd w:val="clear" w:color="auto" w:fill="auto"/>
          </w:tcPr>
          <w:p w:rsidRPr="00685E90" w:rsidR="003A3B49" w:rsidP="00F61798" w:rsidRDefault="003A3B49" w14:paraId="18A66BA0" w14:textId="71F78BC9">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21</w:t>
            </w:r>
          </w:p>
        </w:tc>
        <w:tc>
          <w:tcPr>
            <w:tcW w:w="1758" w:type="pct"/>
            <w:shd w:val="clear" w:color="auto" w:fill="auto"/>
            <w:noWrap/>
            <w:hideMark/>
          </w:tcPr>
          <w:p w:rsidRPr="005A041C" w:rsidR="003A3B49" w:rsidP="00F61798" w:rsidRDefault="003A3B49" w14:paraId="437BA26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Paramedical</w:t>
            </w:r>
          </w:p>
        </w:tc>
        <w:tc>
          <w:tcPr>
            <w:tcW w:w="210" w:type="pct"/>
            <w:shd w:val="clear" w:color="auto" w:fill="auto"/>
            <w:noWrap/>
            <w:hideMark/>
          </w:tcPr>
          <w:p w:rsidRPr="005A041C" w:rsidR="003A3B49" w:rsidP="00F61798" w:rsidRDefault="003A3B49" w14:paraId="79123BF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0" w:type="pct"/>
            <w:shd w:val="clear" w:color="auto" w:fill="auto"/>
            <w:noWrap/>
            <w:hideMark/>
          </w:tcPr>
          <w:p w:rsidRPr="005A041C" w:rsidR="003A3B49" w:rsidP="00F61798" w:rsidRDefault="003A3B49" w14:paraId="4B9401F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210" w:type="pct"/>
            <w:shd w:val="clear" w:color="auto" w:fill="auto"/>
            <w:noWrap/>
            <w:hideMark/>
          </w:tcPr>
          <w:p w:rsidRPr="005A041C" w:rsidR="003A3B49" w:rsidP="00F61798" w:rsidRDefault="003A3B49" w14:paraId="081C759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447" w:type="pct"/>
            <w:shd w:val="clear" w:color="auto" w:fill="auto"/>
            <w:noWrap/>
            <w:hideMark/>
          </w:tcPr>
          <w:p w:rsidRPr="005A041C" w:rsidR="003A3B49" w:rsidP="00F61798" w:rsidRDefault="003A3B49" w14:paraId="46D8DEC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447" w:type="pct"/>
            <w:shd w:val="clear" w:color="auto" w:fill="auto"/>
            <w:noWrap/>
            <w:hideMark/>
          </w:tcPr>
          <w:p w:rsidRPr="005A041C" w:rsidR="003A3B49" w:rsidP="00F61798" w:rsidRDefault="003A3B49" w14:paraId="08E8455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447" w:type="pct"/>
            <w:shd w:val="clear" w:color="auto" w:fill="auto"/>
            <w:noWrap/>
            <w:hideMark/>
          </w:tcPr>
          <w:p w:rsidRPr="005A041C" w:rsidR="003A3B49" w:rsidP="00F61798" w:rsidRDefault="003A3B49" w14:paraId="51B9503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47" w:type="pct"/>
            <w:shd w:val="clear" w:color="auto" w:fill="auto"/>
            <w:noWrap/>
            <w:hideMark/>
          </w:tcPr>
          <w:p w:rsidRPr="005A041C" w:rsidR="003A3B49" w:rsidP="00F61798" w:rsidRDefault="003A3B49" w14:paraId="4D47CCA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49" w:type="pct"/>
            <w:shd w:val="clear" w:color="auto" w:fill="auto"/>
            <w:noWrap/>
            <w:hideMark/>
          </w:tcPr>
          <w:p w:rsidRPr="005A041C" w:rsidR="003A3B49" w:rsidP="00F61798" w:rsidRDefault="003A3B49" w14:paraId="5683587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3A3B49" w:rsidTr="008F5F42" w14:paraId="3EF1AAFE" w14:textId="77777777">
        <w:trPr>
          <w:trHeight w:val="292"/>
          <w:jc w:val="center"/>
        </w:trPr>
        <w:tc>
          <w:tcPr>
            <w:cnfStyle w:val="001000000000" w:firstRow="0" w:lastRow="0" w:firstColumn="1" w:lastColumn="0" w:oddVBand="0" w:evenVBand="0" w:oddHBand="0" w:evenHBand="0" w:firstRowFirstColumn="0" w:firstRowLastColumn="0" w:lastRowFirstColumn="0" w:lastRowLastColumn="0"/>
            <w:tcW w:w="188" w:type="pct"/>
          </w:tcPr>
          <w:p w:rsidR="003A3B49" w:rsidP="00F61798" w:rsidRDefault="003A3B49" w14:paraId="113A3BBF" w14:textId="77777777">
            <w:pPr>
              <w:rPr>
                <w:rFonts w:ascii="Calibri" w:hAnsi="Calibri" w:eastAsia="Times New Roman" w:cs="Calibri"/>
                <w:color w:val="000000"/>
                <w:sz w:val="18"/>
                <w:szCs w:val="18"/>
                <w:lang w:val="en-IN"/>
              </w:rPr>
            </w:pPr>
          </w:p>
        </w:tc>
        <w:tc>
          <w:tcPr>
            <w:tcW w:w="188" w:type="pct"/>
          </w:tcPr>
          <w:p w:rsidRPr="00685E90" w:rsidR="003A3B49" w:rsidP="00F61798" w:rsidRDefault="003A3B49" w14:paraId="1CBE5A57" w14:textId="75E5F022">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IN"/>
              </w:rPr>
            </w:pPr>
            <w:r>
              <w:rPr>
                <w:rFonts w:ascii="Calibri" w:hAnsi="Calibri" w:eastAsia="Times New Roman" w:cs="Calibri"/>
                <w:color w:val="000000"/>
                <w:sz w:val="18"/>
                <w:szCs w:val="18"/>
                <w:lang w:val="en-IN"/>
              </w:rPr>
              <w:t>24</w:t>
            </w:r>
          </w:p>
        </w:tc>
        <w:tc>
          <w:tcPr>
            <w:tcW w:w="1758" w:type="pct"/>
            <w:noWrap/>
            <w:hideMark/>
          </w:tcPr>
          <w:p w:rsidRPr="005A041C" w:rsidR="003A3B49" w:rsidP="00F61798" w:rsidRDefault="003A3B49" w14:paraId="4D9C7FF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 xml:space="preserve">Personal Care and Services </w:t>
            </w:r>
          </w:p>
        </w:tc>
        <w:tc>
          <w:tcPr>
            <w:tcW w:w="210" w:type="pct"/>
            <w:noWrap/>
            <w:hideMark/>
          </w:tcPr>
          <w:p w:rsidRPr="005A041C" w:rsidR="003A3B49" w:rsidP="00F61798" w:rsidRDefault="003A3B49" w14:paraId="07E50D3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10" w:type="pct"/>
            <w:noWrap/>
            <w:hideMark/>
          </w:tcPr>
          <w:p w:rsidRPr="005A041C" w:rsidR="003A3B49" w:rsidP="00F61798" w:rsidRDefault="003A3B49" w14:paraId="793856C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10" w:type="pct"/>
            <w:noWrap/>
            <w:hideMark/>
          </w:tcPr>
          <w:p w:rsidRPr="005A041C" w:rsidR="003A3B49" w:rsidP="00F61798" w:rsidRDefault="003A3B49" w14:paraId="01654CA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w:t>
            </w:r>
          </w:p>
        </w:tc>
        <w:tc>
          <w:tcPr>
            <w:tcW w:w="447" w:type="pct"/>
            <w:shd w:val="clear" w:color="auto" w:fill="auto"/>
            <w:noWrap/>
            <w:hideMark/>
          </w:tcPr>
          <w:p w:rsidRPr="005A041C" w:rsidR="003A3B49" w:rsidP="00F61798" w:rsidRDefault="003A3B49" w14:paraId="2639BBF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47" w:type="pct"/>
            <w:shd w:val="clear" w:color="auto" w:fill="auto"/>
            <w:noWrap/>
            <w:hideMark/>
          </w:tcPr>
          <w:p w:rsidRPr="005A041C" w:rsidR="003A3B49" w:rsidP="00F61798" w:rsidRDefault="003A3B49" w14:paraId="0FEBE54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447" w:type="pct"/>
            <w:shd w:val="clear" w:color="auto" w:fill="auto"/>
            <w:noWrap/>
            <w:hideMark/>
          </w:tcPr>
          <w:p w:rsidRPr="005A041C" w:rsidR="003A3B49" w:rsidP="00F61798" w:rsidRDefault="003A3B49" w14:paraId="67C7497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447" w:type="pct"/>
            <w:shd w:val="clear" w:color="auto" w:fill="auto"/>
            <w:noWrap/>
            <w:hideMark/>
          </w:tcPr>
          <w:p w:rsidRPr="005A041C" w:rsidR="003A3B49" w:rsidP="00F61798" w:rsidRDefault="003A3B49" w14:paraId="63594D2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449" w:type="pct"/>
            <w:shd w:val="clear" w:color="auto" w:fill="auto"/>
            <w:noWrap/>
            <w:hideMark/>
          </w:tcPr>
          <w:p w:rsidRPr="005A041C" w:rsidR="003A3B49" w:rsidP="00F61798" w:rsidRDefault="003A3B49" w14:paraId="73F2A6B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r>
    </w:tbl>
    <w:p w:rsidR="004A3AD2" w:rsidP="00AE2D0F" w:rsidRDefault="004A3AD2" w14:paraId="47010F36" w14:textId="77777777">
      <w:pPr>
        <w:sectPr w:rsidR="004A3AD2" w:rsidSect="00E74D80">
          <w:pgSz w:w="15840" w:h="12240" w:orient="landscape"/>
          <w:pgMar w:top="720" w:right="720" w:bottom="720" w:left="720" w:header="720" w:footer="720" w:gutter="0"/>
          <w:pgNumType w:start="1"/>
          <w:cols w:space="720"/>
          <w:docGrid w:linePitch="299"/>
        </w:sectPr>
      </w:pPr>
    </w:p>
    <w:p w:rsidR="004D6AD9" w:rsidP="00AE2D0F" w:rsidRDefault="004D6AD9" w14:paraId="2CA7AE84" w14:textId="77777777"/>
    <w:p w:rsidR="004D6AD9" w:rsidP="00AE2D0F" w:rsidRDefault="004D6AD9" w14:paraId="390501F4" w14:textId="77777777"/>
    <w:p w:rsidR="004D6AD9" w:rsidP="00AE2D0F" w:rsidRDefault="004D6AD9" w14:paraId="6A0651A1" w14:textId="77777777"/>
    <w:p w:rsidRPr="00FB789E" w:rsidR="00E51ACD" w:rsidP="009100F6" w:rsidRDefault="009100F6" w14:paraId="19BB6379" w14:textId="4DB8EB19">
      <w:r w:rsidRPr="00FB789E">
        <w:t>Explanation</w:t>
      </w:r>
    </w:p>
    <w:p w:rsidRPr="00FB789E" w:rsidR="009100F6" w:rsidP="009100F6" w:rsidRDefault="00FD54C4" w14:paraId="4AF20251" w14:textId="4C2C9932">
      <w:r w:rsidRPr="00FB789E">
        <w:t>Given</w:t>
      </w:r>
    </w:p>
    <w:p w:rsidRPr="00FB789E" w:rsidR="00E51ACD" w:rsidP="009100F6" w:rsidRDefault="00E51ACD" w14:paraId="107FC903" w14:textId="6C69466B">
      <w:pPr>
        <w:ind w:left="360"/>
      </w:pPr>
      <w:r w:rsidRPr="00FB789E">
        <w:t>1. Order of ability (ability 1 is highest, ability 10 is lowest)</w:t>
      </w:r>
    </w:p>
    <w:p w:rsidRPr="00FB789E" w:rsidR="00FD54C4" w:rsidP="009100F6" w:rsidRDefault="00FD54C4" w14:paraId="5C9C0CF4" w14:textId="7884A08E">
      <w:pPr>
        <w:ind w:left="360"/>
      </w:pPr>
      <w:r w:rsidRPr="7C15921F">
        <w:rPr>
          <w:lang w:val="en-US"/>
        </w:rPr>
        <w:t xml:space="preserve">2. Ability Rank </w:t>
      </w:r>
      <w:r w:rsidRPr="7C15921F" w:rsidR="00896482">
        <w:rPr>
          <w:lang w:val="en-US"/>
        </w:rPr>
        <w:t xml:space="preserve">for pathways </w:t>
      </w:r>
      <w:r w:rsidRPr="7C15921F">
        <w:rPr>
          <w:lang w:val="en-US"/>
        </w:rPr>
        <w:t>(1 is highest , 5 is lowest</w:t>
      </w:r>
      <w:r w:rsidRPr="7C15921F" w:rsidR="00896482">
        <w:rPr>
          <w:lang w:val="en-US"/>
        </w:rPr>
        <w:t>)</w:t>
      </w:r>
    </w:p>
    <w:p w:rsidR="00EC29D1" w:rsidP="00EC29D1" w:rsidRDefault="00EC29D1" w14:paraId="3E190BAB" w14:textId="77777777"/>
    <w:p w:rsidRPr="00EC29D1" w:rsidR="00876978" w:rsidP="00EC29D1" w:rsidRDefault="00FD54C4" w14:paraId="68D514D3" w14:textId="7153FCE0">
      <w:pPr>
        <w:rPr>
          <w:b/>
          <w:bCs/>
        </w:rPr>
      </w:pPr>
      <w:r w:rsidRPr="00EC29D1">
        <w:rPr>
          <w:b/>
          <w:bCs/>
        </w:rPr>
        <w:t>Process</w:t>
      </w:r>
    </w:p>
    <w:p w:rsidR="00EC29D1" w:rsidP="00EC29D1" w:rsidRDefault="008E7355" w14:paraId="2BF845AE" w14:textId="027D8371">
      <w:pPr>
        <w:pStyle w:val="ListParagraph"/>
        <w:numPr>
          <w:ilvl w:val="0"/>
          <w:numId w:val="41"/>
        </w:numPr>
      </w:pPr>
      <w:r w:rsidRPr="7C15921F">
        <w:rPr>
          <w:lang w:val="en-US"/>
        </w:rPr>
        <w:t>Look for the lowest number in ability ranks</w:t>
      </w:r>
      <w:r w:rsidRPr="7C15921F" w:rsidR="00362BA3">
        <w:rPr>
          <w:lang w:val="en-US"/>
        </w:rPr>
        <w:t xml:space="preserve"> (</w:t>
      </w:r>
      <w:r w:rsidRPr="7C15921F" w:rsidR="00BF7D57">
        <w:rPr>
          <w:lang w:val="en-US"/>
        </w:rPr>
        <w:t>Rank</w:t>
      </w:r>
      <w:r w:rsidRPr="7C15921F" w:rsidR="00362BA3">
        <w:rPr>
          <w:lang w:val="en-US"/>
        </w:rPr>
        <w:t xml:space="preserve">1 is the lowest, </w:t>
      </w:r>
      <w:r w:rsidRPr="7C15921F" w:rsidR="00BF7D57">
        <w:rPr>
          <w:lang w:val="en-US"/>
        </w:rPr>
        <w:t xml:space="preserve">Rank </w:t>
      </w:r>
      <w:r w:rsidRPr="7C15921F" w:rsidR="00362BA3">
        <w:rPr>
          <w:lang w:val="en-US"/>
        </w:rPr>
        <w:t>5 is highest)</w:t>
      </w:r>
    </w:p>
    <w:p w:rsidRPr="00EC29D1" w:rsidR="00EC29D1" w:rsidP="00EC29D1" w:rsidRDefault="008F5F42" w14:paraId="5C3F438D" w14:textId="572530BE">
      <w:pPr>
        <w:pStyle w:val="ListParagraph"/>
        <w:numPr>
          <w:ilvl w:val="1"/>
          <w:numId w:val="41"/>
        </w:numPr>
      </w:pPr>
      <w:r>
        <w:rPr>
          <w:color w:val="FF0000"/>
        </w:rPr>
        <w:t xml:space="preserve">SUPERSEDE RULE: </w:t>
      </w:r>
      <w:r w:rsidRPr="00EC29D1" w:rsidR="00876978">
        <w:rPr>
          <w:color w:val="FF0000"/>
        </w:rPr>
        <w:t xml:space="preserve">Ability Rank 1 should supersede other ranks only if it is positioned between </w:t>
      </w:r>
      <w:r w:rsidRPr="00EC29D1" w:rsidR="00876978">
        <w:rPr>
          <w:b/>
          <w:bCs/>
          <w:color w:val="FF0000"/>
        </w:rPr>
        <w:t>Ab1 to Ab 4</w:t>
      </w:r>
    </w:p>
    <w:p w:rsidR="009374C2" w:rsidP="009374C2" w:rsidRDefault="00437684" w14:paraId="7783F597" w14:textId="77777777">
      <w:pPr>
        <w:pStyle w:val="ListParagraph"/>
        <w:numPr>
          <w:ilvl w:val="0"/>
          <w:numId w:val="41"/>
        </w:numPr>
      </w:pPr>
      <w:r w:rsidRPr="00FB789E">
        <w:t>Look at position of the lowest number in ability ranks (</w:t>
      </w:r>
      <w:r w:rsidRPr="00FB789E" w:rsidR="00214E57">
        <w:t>Ability 1 best position, Ability 10 worst position)</w:t>
      </w:r>
    </w:p>
    <w:p w:rsidR="005C7B91" w:rsidP="005C7B91" w:rsidRDefault="00487E8E" w14:paraId="44C2763B" w14:textId="77777777">
      <w:pPr>
        <w:pStyle w:val="ListParagraph"/>
        <w:numPr>
          <w:ilvl w:val="1"/>
          <w:numId w:val="41"/>
        </w:numPr>
      </w:pPr>
      <w:r w:rsidRPr="7C15921F">
        <w:rPr>
          <w:lang w:val="en-US"/>
        </w:rPr>
        <w:t xml:space="preserve">If not, number of </w:t>
      </w:r>
      <w:r w:rsidRPr="7C15921F" w:rsidR="009100F6">
        <w:rPr>
          <w:lang w:val="en-US"/>
        </w:rPr>
        <w:t>abilities will be considered.</w:t>
      </w:r>
      <w:r w:rsidRPr="7C15921F" w:rsidR="00362BA3">
        <w:rPr>
          <w:lang w:val="en-US"/>
        </w:rPr>
        <w:t xml:space="preserve"> </w:t>
      </w:r>
    </w:p>
    <w:p w:rsidR="00F87220" w:rsidP="00F87220" w:rsidRDefault="00362BA3" w14:paraId="6072A77A" w14:textId="77777777">
      <w:pPr>
        <w:pStyle w:val="ListParagraph"/>
        <w:numPr>
          <w:ilvl w:val="0"/>
          <w:numId w:val="41"/>
        </w:numPr>
      </w:pPr>
      <w:r w:rsidRPr="00FB789E">
        <w:t>Count number of abilities in each pathway</w:t>
      </w:r>
      <w:r w:rsidRPr="00FB789E" w:rsidR="00ED6720">
        <w:t xml:space="preserve"> (1 is minimum, 5 is maximum)</w:t>
      </w:r>
    </w:p>
    <w:p w:rsidR="008F5F42" w:rsidP="008F5F42" w:rsidRDefault="009100F6" w14:paraId="1FD19BD8" w14:textId="77777777">
      <w:pPr>
        <w:pStyle w:val="ListParagraph"/>
        <w:numPr>
          <w:ilvl w:val="1"/>
          <w:numId w:val="41"/>
        </w:numPr>
      </w:pPr>
      <w:r w:rsidRPr="7C15921F">
        <w:rPr>
          <w:lang w:val="en-US"/>
        </w:rPr>
        <w:t>If number of abilities have a tie,</w:t>
      </w:r>
      <w:r w:rsidRPr="7C15921F" w:rsidR="002003CB">
        <w:rPr>
          <w:lang w:val="en-US"/>
        </w:rPr>
        <w:t xml:space="preserve"> </w:t>
      </w:r>
      <w:r w:rsidRPr="7C15921F" w:rsidR="00B804F9">
        <w:rPr>
          <w:lang w:val="en-US"/>
        </w:rPr>
        <w:t>then do a summation of the ability rank</w:t>
      </w:r>
      <w:r w:rsidRPr="7C15921F" w:rsidR="00DF3351">
        <w:rPr>
          <w:lang w:val="en-US"/>
        </w:rPr>
        <w:t xml:space="preserve">s’ absolute numbers. (Like </w:t>
      </w:r>
      <w:r w:rsidRPr="7C15921F" w:rsidR="00B804F9">
        <w:rPr>
          <w:lang w:val="en-US"/>
        </w:rPr>
        <w:t xml:space="preserve"> </w:t>
      </w:r>
      <w:r w:rsidRPr="7C15921F" w:rsidR="00DF3351">
        <w:rPr>
          <w:lang w:val="en-US"/>
        </w:rPr>
        <w:t>2+4+5 for science and math</w:t>
      </w:r>
      <w:r w:rsidRPr="7C15921F" w:rsidR="0010641A">
        <w:rPr>
          <w:lang w:val="en-US"/>
        </w:rPr>
        <w:t>ematic</w:t>
      </w:r>
      <w:r w:rsidRPr="7C15921F" w:rsidR="00DF3351">
        <w:rPr>
          <w:lang w:val="en-US"/>
        </w:rPr>
        <w:t>s= 11</w:t>
      </w:r>
      <w:r w:rsidRPr="7C15921F" w:rsidR="0064165C">
        <w:rPr>
          <w:lang w:val="en-US"/>
        </w:rPr>
        <w:t>)</w:t>
      </w:r>
    </w:p>
    <w:p w:rsidR="008F5F42" w:rsidP="008F5F42" w:rsidRDefault="0064165C" w14:paraId="23E3E8B3" w14:textId="27D5D491">
      <w:pPr>
        <w:pStyle w:val="ListParagraph"/>
        <w:numPr>
          <w:ilvl w:val="0"/>
          <w:numId w:val="41"/>
        </w:numPr>
      </w:pPr>
      <w:r>
        <w:t>If the summation is same, check for the order of ab</w:t>
      </w:r>
      <w:r w:rsidR="00273CA1">
        <w:t>ility</w:t>
      </w:r>
      <w:r w:rsidR="00476759">
        <w:t xml:space="preserve"> ranks</w:t>
      </w:r>
    </w:p>
    <w:p w:rsidR="007A7138" w:rsidP="008F5F42" w:rsidRDefault="00EA752E" w14:paraId="7A4FF526" w14:textId="773E1621">
      <w:pPr>
        <w:pStyle w:val="ListParagraph"/>
        <w:numPr>
          <w:ilvl w:val="0"/>
          <w:numId w:val="41"/>
        </w:numPr>
      </w:pPr>
      <w:r w:rsidRPr="7C15921F">
        <w:rPr>
          <w:lang w:val="en-US"/>
        </w:rPr>
        <w:t>If tie still continues, we will show both pathways (most unlikely)</w:t>
      </w:r>
      <w:r w:rsidRPr="7C15921F" w:rsidR="007A7138">
        <w:rPr>
          <w:lang w:val="en-US"/>
        </w:rPr>
        <w:t>.</w:t>
      </w:r>
    </w:p>
    <w:p w:rsidR="007A7138" w:rsidP="007A7138" w:rsidRDefault="007A7138" w14:paraId="55FFDBF8" w14:textId="77777777"/>
    <w:p w:rsidR="007A7138" w:rsidP="007A7138" w:rsidRDefault="007A7138" w14:paraId="7434AEB3" w14:textId="77777777"/>
    <w:p w:rsidR="004A3AD2" w:rsidP="007A7138" w:rsidRDefault="004A3AD2" w14:paraId="5B20D006" w14:textId="040AD429">
      <w:r>
        <w:t>In present example:</w:t>
      </w:r>
    </w:p>
    <w:p w:rsidR="004A3AD2" w:rsidP="007A7138" w:rsidRDefault="004A3AD2" w14:paraId="15978836" w14:textId="07873717">
      <w:r>
        <w:t xml:space="preserve">In case of Student M, </w:t>
      </w:r>
    </w:p>
    <w:p w:rsidR="0011639D" w:rsidP="0011639D" w:rsidRDefault="005E010E" w14:paraId="0C96894E" w14:textId="77777777">
      <w:pPr>
        <w:pStyle w:val="ListParagraph"/>
        <w:numPr>
          <w:ilvl w:val="0"/>
          <w:numId w:val="42"/>
        </w:numPr>
      </w:pPr>
      <w:r w:rsidRPr="7C15921F">
        <w:rPr>
          <w:lang w:val="en-US"/>
        </w:rPr>
        <w:t>Lowest number in ability rank is 1.</w:t>
      </w:r>
    </w:p>
    <w:p w:rsidR="00726A85" w:rsidP="00726A85" w:rsidRDefault="000269D9" w14:paraId="75A4EBEF" w14:textId="77777777" w14:noSpellErr="1">
      <w:pPr>
        <w:pStyle w:val="ListParagraph"/>
        <w:numPr>
          <w:ilvl w:val="1"/>
          <w:numId w:val="42"/>
        </w:numPr>
        <w:rPr/>
      </w:pPr>
      <w:r w:rsidRPr="0E4DAA93" w:rsidR="000269D9">
        <w:rPr>
          <w:lang w:val="en-US"/>
        </w:rPr>
        <w:t>It is positioned at Ab 7</w:t>
      </w:r>
      <w:r w:rsidRPr="0E4DAA93" w:rsidR="0027775A">
        <w:rPr>
          <w:lang w:val="en-US"/>
        </w:rPr>
        <w:t xml:space="preserve"> for pathway 13 and 21</w:t>
      </w:r>
      <w:r w:rsidRPr="0E4DAA93" w:rsidR="008F5F42">
        <w:rPr>
          <w:lang w:val="en-US"/>
        </w:rPr>
        <w:t xml:space="preserve">, </w:t>
      </w:r>
      <w:r w:rsidRPr="0E4DAA93" w:rsidR="000269D9">
        <w:rPr>
          <w:lang w:val="en-US"/>
        </w:rPr>
        <w:t>Ab 8</w:t>
      </w:r>
      <w:r w:rsidRPr="0E4DAA93" w:rsidR="0027775A">
        <w:rPr>
          <w:lang w:val="en-US"/>
        </w:rPr>
        <w:t xml:space="preserve"> for pathway</w:t>
      </w:r>
      <w:r w:rsidRPr="0E4DAA93" w:rsidR="002C45F3">
        <w:rPr>
          <w:lang w:val="en-US"/>
        </w:rPr>
        <w:t xml:space="preserve"> 12.</w:t>
      </w:r>
      <w:r w:rsidRPr="0E4DAA93" w:rsidR="008F5F42">
        <w:rPr>
          <w:lang w:val="en-US"/>
        </w:rPr>
        <w:t xml:space="preserve"> Hence applying superseding </w:t>
      </w:r>
      <w:r w:rsidRPr="0E4DAA93" w:rsidR="008F5F42">
        <w:rPr>
          <w:lang w:val="en-US"/>
        </w:rPr>
        <w:t>rule</w:t>
      </w:r>
      <w:r w:rsidRPr="0E4DAA93" w:rsidR="008F5F42">
        <w:rPr>
          <w:lang w:val="en-US"/>
        </w:rPr>
        <w:t>.</w:t>
      </w:r>
    </w:p>
    <w:p w:rsidR="00726A85" w:rsidP="00726A85" w:rsidRDefault="008F5F42" w14:paraId="3318C035" w14:textId="77777777">
      <w:pPr>
        <w:pStyle w:val="ListParagraph"/>
        <w:numPr>
          <w:ilvl w:val="0"/>
          <w:numId w:val="42"/>
        </w:numPr>
      </w:pPr>
      <w:r w:rsidRPr="7C15921F">
        <w:rPr>
          <w:lang w:val="en-US"/>
        </w:rPr>
        <w:t xml:space="preserve">Look at next lowest number which is </w:t>
      </w:r>
      <w:r w:rsidRPr="7C15921F" w:rsidR="002868B9">
        <w:rPr>
          <w:lang w:val="en-US"/>
        </w:rPr>
        <w:t>Rank 2 positioned under Ab 7.</w:t>
      </w:r>
    </w:p>
    <w:p w:rsidR="00726A85" w:rsidP="00726A85" w:rsidRDefault="002868B9" w14:paraId="077B520E" w14:textId="77777777">
      <w:pPr>
        <w:pStyle w:val="ListParagraph"/>
        <w:numPr>
          <w:ilvl w:val="0"/>
          <w:numId w:val="42"/>
        </w:numPr>
      </w:pPr>
      <w:r>
        <w:t>Count number of abilities</w:t>
      </w:r>
    </w:p>
    <w:p w:rsidR="0011639D" w:rsidP="00726A85" w:rsidRDefault="002868B9" w14:paraId="6744B63E" w14:textId="391220A6">
      <w:pPr>
        <w:pStyle w:val="ListParagraph"/>
        <w:numPr>
          <w:ilvl w:val="1"/>
          <w:numId w:val="42"/>
        </w:numPr>
      </w:pPr>
      <w:r w:rsidRPr="7C15921F">
        <w:rPr>
          <w:lang w:val="en-US"/>
        </w:rPr>
        <w:t xml:space="preserve">It is same for both Pathway </w:t>
      </w:r>
      <w:r w:rsidRPr="7C15921F" w:rsidR="00442787">
        <w:rPr>
          <w:lang w:val="en-US"/>
        </w:rPr>
        <w:t>11 and 14</w:t>
      </w:r>
      <w:r w:rsidRPr="7C15921F" w:rsidR="00726A85">
        <w:rPr>
          <w:lang w:val="en-US"/>
        </w:rPr>
        <w:t>.</w:t>
      </w:r>
    </w:p>
    <w:p w:rsidR="00D16E0C" w:rsidP="00726A85" w:rsidRDefault="00D16E0C" w14:paraId="6D1B38DA" w14:textId="47317DFA">
      <w:pPr>
        <w:pStyle w:val="ListParagraph"/>
        <w:numPr>
          <w:ilvl w:val="1"/>
          <w:numId w:val="42"/>
        </w:numPr>
      </w:pPr>
      <w:r>
        <w:t>Apply summation rule</w:t>
      </w:r>
    </w:p>
    <w:p w:rsidR="005166C3" w:rsidP="00726A85" w:rsidRDefault="00726A85" w14:paraId="446CAB69" w14:textId="18B44401">
      <w:pPr>
        <w:pStyle w:val="ListParagraph"/>
        <w:numPr>
          <w:ilvl w:val="1"/>
          <w:numId w:val="42"/>
        </w:numPr>
      </w:pPr>
      <w:r w:rsidRPr="7C15921F">
        <w:rPr>
          <w:lang w:val="en-US"/>
        </w:rPr>
        <w:t>Pathway 11 is 2, 4,5</w:t>
      </w:r>
      <w:r w:rsidRPr="7C15921F" w:rsidR="00D16E0C">
        <w:rPr>
          <w:lang w:val="en-US"/>
        </w:rPr>
        <w:t xml:space="preserve"> (sum=11)</w:t>
      </w:r>
      <w:r>
        <w:tab/>
      </w:r>
      <w:r w:rsidRPr="7C15921F" w:rsidR="005166C3">
        <w:rPr>
          <w:lang w:val="en-US"/>
        </w:rPr>
        <w:t>Pathway 14 is 2, 3, 4</w:t>
      </w:r>
      <w:r w:rsidRPr="7C15921F" w:rsidR="00D16E0C">
        <w:rPr>
          <w:lang w:val="en-US"/>
        </w:rPr>
        <w:t xml:space="preserve"> (sum=9)</w:t>
      </w:r>
    </w:p>
    <w:p w:rsidR="000D6A44" w:rsidP="005166C3" w:rsidRDefault="005166C3" w14:paraId="6740FF7A" w14:textId="77777777" w14:noSpellErr="1">
      <w:pPr>
        <w:pStyle w:val="ListParagraph"/>
        <w:numPr>
          <w:ilvl w:val="0"/>
          <w:numId w:val="42"/>
        </w:numPr>
        <w:rPr/>
      </w:pPr>
      <w:r w:rsidRPr="0E4DAA93" w:rsidR="005166C3">
        <w:rPr>
          <w:lang w:val="en-US"/>
        </w:rPr>
        <w:t>Hence</w:t>
      </w:r>
      <w:r w:rsidRPr="0E4DAA93" w:rsidR="005166C3">
        <w:rPr>
          <w:lang w:val="en-US"/>
        </w:rPr>
        <w:t xml:space="preserve"> Pathway 14:</w:t>
      </w:r>
      <w:r w:rsidRPr="0E4DAA93" w:rsidR="000D6A44">
        <w:rPr>
          <w:lang w:val="en-US"/>
        </w:rPr>
        <w:t xml:space="preserve"> Environmental service is the most suited pathway.</w:t>
      </w:r>
    </w:p>
    <w:p w:rsidR="000D6A44" w:rsidP="000D6A44" w:rsidRDefault="000D6A44" w14:paraId="318B196C" w14:textId="21DE8852">
      <w:pPr>
        <w:pStyle w:val="ListParagraph"/>
        <w:numPr>
          <w:ilvl w:val="0"/>
          <w:numId w:val="42"/>
        </w:numPr>
      </w:pPr>
      <w:r>
        <w:t>Pathway 11</w:t>
      </w:r>
      <w:r w:rsidR="00A105A8">
        <w:t>: Science and Mathematics</w:t>
      </w:r>
      <w:r>
        <w:t xml:space="preserve"> will be second most suited pathway</w:t>
      </w:r>
    </w:p>
    <w:p w:rsidR="00CF0EBE" w:rsidP="00CF0EBE" w:rsidRDefault="00CF0EBE" w14:paraId="74E4EC7B" w14:textId="77777777"/>
    <w:p w:rsidR="00866A7D" w:rsidP="00866A7D" w:rsidRDefault="000D6A44" w14:paraId="066F1774" w14:textId="77777777">
      <w:r>
        <w:t>Continue the logic again</w:t>
      </w:r>
    </w:p>
    <w:p w:rsidR="00866A7D" w:rsidP="00866A7D" w:rsidRDefault="00866A7D" w14:paraId="66DA6222" w14:textId="77777777">
      <w:r>
        <w:t xml:space="preserve">1. </w:t>
      </w:r>
      <w:r w:rsidR="000D6A44">
        <w:t xml:space="preserve">Lowest number in ability </w:t>
      </w:r>
      <w:r w:rsidR="00CF0EBE">
        <w:t>is 1</w:t>
      </w:r>
      <w:r>
        <w:t>.</w:t>
      </w:r>
    </w:p>
    <w:p w:rsidR="00866A7D" w:rsidP="00866A7D" w:rsidRDefault="00866A7D" w14:paraId="4C825EBF" w14:textId="77777777">
      <w:r>
        <w:t>2. Count number of abilities</w:t>
      </w:r>
    </w:p>
    <w:p w:rsidR="00675EC0" w:rsidP="00866A7D" w:rsidRDefault="00866A7D" w14:paraId="0F361453" w14:textId="77777777">
      <w:r>
        <w:tab/>
      </w:r>
      <w:r>
        <w:t>It is same for pathway</w:t>
      </w:r>
      <w:r w:rsidR="00D16E0C">
        <w:t xml:space="preserve"> 13 and 21</w:t>
      </w:r>
    </w:p>
    <w:p w:rsidR="00675EC0" w:rsidP="00866A7D" w:rsidRDefault="00675EC0" w14:paraId="190988FB" w14:textId="77777777">
      <w:r>
        <w:tab/>
      </w:r>
      <w:r>
        <w:t>Apply summation rule</w:t>
      </w:r>
    </w:p>
    <w:p w:rsidR="00726A85" w:rsidP="7C15921F" w:rsidRDefault="00675EC0" w14:paraId="1F26F5E3" w14:textId="53EE6023">
      <w:pPr>
        <w:rPr>
          <w:lang w:val="en-US"/>
        </w:rPr>
      </w:pPr>
      <w:r>
        <w:tab/>
      </w:r>
      <w:r w:rsidRPr="7C15921F">
        <w:rPr>
          <w:lang w:val="en-US"/>
        </w:rPr>
        <w:t>Pathway 13 (1</w:t>
      </w:r>
      <w:r w:rsidRPr="7C15921F" w:rsidR="00F146C4">
        <w:rPr>
          <w:lang w:val="en-US"/>
        </w:rPr>
        <w:t>+3= 4)</w:t>
      </w:r>
      <w:r w:rsidRPr="7C15921F">
        <w:rPr>
          <w:lang w:val="en-US"/>
        </w:rPr>
        <w:t xml:space="preserve"> Pathway 21 (</w:t>
      </w:r>
      <w:r w:rsidRPr="7C15921F" w:rsidR="00F146C4">
        <w:rPr>
          <w:lang w:val="en-US"/>
        </w:rPr>
        <w:t>1+</w:t>
      </w:r>
      <w:r w:rsidRPr="7C15921F">
        <w:rPr>
          <w:lang w:val="en-US"/>
        </w:rPr>
        <w:t>4</w:t>
      </w:r>
      <w:r w:rsidRPr="7C15921F" w:rsidR="00F146C4">
        <w:rPr>
          <w:lang w:val="en-US"/>
        </w:rPr>
        <w:t>= 5</w:t>
      </w:r>
      <w:r w:rsidRPr="7C15921F">
        <w:rPr>
          <w:lang w:val="en-US"/>
        </w:rPr>
        <w:t>)</w:t>
      </w:r>
      <w:r>
        <w:br/>
      </w:r>
      <w:r w:rsidRPr="7C15921F" w:rsidR="00F146C4">
        <w:rPr>
          <w:lang w:val="en-US"/>
        </w:rPr>
        <w:t>3. Hence Pathway 13</w:t>
      </w:r>
      <w:r w:rsidRPr="7C15921F" w:rsidR="00A105A8">
        <w:rPr>
          <w:lang w:val="en-US"/>
        </w:rPr>
        <w:t>: Life Science and Medicine</w:t>
      </w:r>
      <w:r w:rsidRPr="7C15921F" w:rsidR="00F146C4">
        <w:rPr>
          <w:lang w:val="en-US"/>
        </w:rPr>
        <w:t xml:space="preserve"> is third s</w:t>
      </w:r>
      <w:r w:rsidRPr="7C15921F" w:rsidR="00A105A8">
        <w:rPr>
          <w:lang w:val="en-US"/>
        </w:rPr>
        <w:t>uited pathway.</w:t>
      </w:r>
      <w:r w:rsidR="005166C3">
        <w:br/>
      </w:r>
    </w:p>
    <w:p w:rsidR="00215945" w:rsidP="004534E9" w:rsidRDefault="00215945" w14:paraId="610962F1" w14:textId="77777777"/>
    <w:p w:rsidR="00CD7DC0" w:rsidRDefault="00CD7DC0" w14:paraId="61F325B1" w14:textId="252D8766">
      <w:r>
        <w:br w:type="page"/>
      </w:r>
    </w:p>
    <w:p w:rsidR="000269D9" w:rsidP="00CD7DC0" w:rsidRDefault="00CD7DC0" w14:paraId="5EB02D11" w14:textId="58A98650">
      <w:pPr>
        <w:pStyle w:val="Heading1"/>
      </w:pPr>
      <w:r>
        <w:t>SECTION 7</w:t>
      </w:r>
    </w:p>
    <w:p w:rsidR="00CD7DC0" w:rsidP="00F91BDD" w:rsidRDefault="00EB7B7D" w14:paraId="62ED18FC" w14:textId="54F18D25">
      <w:pPr>
        <w:pStyle w:val="Heading1"/>
      </w:pPr>
      <w:r>
        <w:t>Which career Pathways a</w:t>
      </w:r>
      <w:r w:rsidR="00F91BDD">
        <w:t>lign to your aspirations</w:t>
      </w:r>
    </w:p>
    <w:p w:rsidR="00F91BDD" w:rsidP="00F91BDD" w:rsidRDefault="00F91BDD" w14:paraId="37A60422" w14:textId="77777777"/>
    <w:p w:rsidR="00E97F44" w:rsidP="00E97F44" w:rsidRDefault="00E97F44" w14:paraId="177BC59F" w14:textId="60D75361">
      <w:r w:rsidRPr="7C15921F">
        <w:rPr>
          <w:lang w:val="en-US"/>
        </w:rPr>
        <w:t>Step 1: Identify career aspirations from the assessment given by student</w:t>
      </w:r>
    </w:p>
    <w:p w:rsidR="00E97F44" w:rsidP="00E97F44" w:rsidRDefault="00E97F44" w14:paraId="7498A116" w14:textId="5A232AB2">
      <w:r>
        <w:tab/>
      </w:r>
      <w:r>
        <w:t xml:space="preserve">Populate them under heading </w:t>
      </w:r>
      <w:r w:rsidR="009232EE">
        <w:t>____’s Aspirations</w:t>
      </w:r>
    </w:p>
    <w:p w:rsidR="009232EE" w:rsidP="00E97F44" w:rsidRDefault="009232EE" w14:paraId="6AD7EDAF" w14:textId="365F6114">
      <w:r>
        <w:t xml:space="preserve">Step 2: </w:t>
      </w:r>
      <w:r w:rsidR="00917BC2">
        <w:t xml:space="preserve">Select Career pathways </w:t>
      </w:r>
      <w:r w:rsidR="00205D53">
        <w:t>for the student from Section 6</w:t>
      </w:r>
    </w:p>
    <w:p w:rsidR="00205D53" w:rsidP="00E97F44" w:rsidRDefault="00205D53" w14:paraId="45207CAD" w14:textId="1709AE9E" w14:noSpellErr="1">
      <w:r>
        <w:tab/>
      </w:r>
      <w:r w:rsidRPr="0E4DAA93" w:rsidR="00205D53">
        <w:rPr>
          <w:lang w:val="en-US"/>
        </w:rPr>
        <w:t xml:space="preserve">Populate them under </w:t>
      </w:r>
      <w:r w:rsidRPr="0E4DAA93" w:rsidR="00205D53">
        <w:rPr>
          <w:lang w:val="en-US"/>
        </w:rPr>
        <w:t xml:space="preserve">heading </w:t>
      </w:r>
      <w:r w:rsidRPr="0E4DAA93" w:rsidR="00E6601A">
        <w:rPr>
          <w:lang w:val="en-US"/>
        </w:rPr>
        <w:t>__</w:t>
      </w:r>
      <w:r w:rsidRPr="0E4DAA93" w:rsidR="00E6601A">
        <w:rPr>
          <w:lang w:val="en-US"/>
        </w:rPr>
        <w:t>__</w:t>
      </w:r>
      <w:r w:rsidRPr="0E4DAA93" w:rsidR="00E6601A">
        <w:rPr>
          <w:lang w:val="en-US"/>
        </w:rPr>
        <w:t>_’s</w:t>
      </w:r>
      <w:r w:rsidRPr="0E4DAA93" w:rsidR="00E6601A">
        <w:rPr>
          <w:lang w:val="en-US"/>
        </w:rPr>
        <w:t xml:space="preserve"> Career Pathways.</w:t>
      </w:r>
    </w:p>
    <w:p w:rsidR="00CD6FBA" w:rsidP="00E97F44" w:rsidRDefault="00CD6FBA" w14:paraId="60B1E14D" w14:textId="77777777"/>
    <w:p w:rsidR="00544B50" w:rsidP="00544B50" w:rsidRDefault="00CD6FBA" w14:paraId="3525E088" w14:textId="77777777" w14:noSpellErr="1">
      <w:r w:rsidRPr="0E4DAA93" w:rsidR="00CD6FBA">
        <w:rPr>
          <w:lang w:val="en-US"/>
        </w:rPr>
        <w:t xml:space="preserve">In case there is a match in text between aspiration and pathways, the match should reflect in </w:t>
      </w:r>
      <w:r w:rsidRPr="0E4DAA93" w:rsidR="00CD6FBA">
        <w:rPr>
          <w:lang w:val="en-US"/>
        </w:rPr>
        <w:t>same</w:t>
      </w:r>
      <w:r w:rsidRPr="0E4DAA93" w:rsidR="00CD6FBA">
        <w:rPr>
          <w:lang w:val="en-US"/>
        </w:rPr>
        <w:t xml:space="preserve"> row.</w:t>
      </w:r>
    </w:p>
    <w:p w:rsidR="00544B50" w:rsidP="00544B50" w:rsidRDefault="00544B50" w14:paraId="35AB95B3" w14:textId="1F5ACE59" w14:noSpellErr="1">
      <w:r w:rsidRPr="0E4DAA93" w:rsidR="00544B50">
        <w:rPr>
          <w:lang w:val="en-US"/>
        </w:rPr>
        <w:t>Here</w:t>
      </w:r>
      <w:r w:rsidRPr="0E4DAA93" w:rsidR="00544B50">
        <w:rPr>
          <w:lang w:val="en-US"/>
        </w:rPr>
        <w:t xml:space="preserve"> Sequence of Pathways is fixed. Aspirations can be shifted.</w:t>
      </w:r>
    </w:p>
    <w:p w:rsidR="00CD6FBA" w:rsidP="00544B50" w:rsidRDefault="00CD6FBA" w14:paraId="1AB44300" w14:textId="092398DA">
      <w:r w:rsidRPr="7C15921F">
        <w:rPr>
          <w:lang w:val="en-US"/>
        </w:rPr>
        <w:t>For example</w:t>
      </w:r>
    </w:p>
    <w:p w:rsidR="00544B50" w:rsidP="00544B50" w:rsidRDefault="00544B50" w14:paraId="65D224F8" w14:textId="77777777">
      <w:pPr>
        <w:pStyle w:val="BodyText"/>
        <w:spacing w:before="2"/>
        <w:ind w:firstLine="1276"/>
        <w:rPr>
          <w:sz w:val="17"/>
        </w:rPr>
      </w:pPr>
      <w:r>
        <w:rPr>
          <w:noProof/>
          <w:sz w:val="17"/>
          <w14:ligatures w14:val="standardContextual"/>
        </w:rPr>
        <w:drawing>
          <wp:inline distT="0" distB="0" distL="0" distR="0" wp14:anchorId="54E52225" wp14:editId="755BCC17">
            <wp:extent cx="6045866" cy="372574"/>
            <wp:effectExtent l="0" t="0" r="0" b="8890"/>
            <wp:docPr id="99622265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2650" name="Picture 996222650"/>
                    <pic:cNvPicPr/>
                  </pic:nvPicPr>
                  <pic:blipFill>
                    <a:blip r:embed="rId7">
                      <a:extLst>
                        <a:ext uri="{28A0092B-C50C-407E-A947-70E740481C1C}">
                          <a14:useLocalDpi xmlns:a14="http://schemas.microsoft.com/office/drawing/2010/main" val="0"/>
                        </a:ext>
                      </a:extLst>
                    </a:blip>
                    <a:stretch>
                      <a:fillRect/>
                    </a:stretch>
                  </pic:blipFill>
                  <pic:spPr>
                    <a:xfrm>
                      <a:off x="0" y="0"/>
                      <a:ext cx="6045866" cy="372574"/>
                    </a:xfrm>
                    <a:prstGeom prst="rect">
                      <a:avLst/>
                    </a:prstGeom>
                  </pic:spPr>
                </pic:pic>
              </a:graphicData>
            </a:graphic>
          </wp:inline>
        </w:drawing>
      </w:r>
    </w:p>
    <w:p w:rsidR="00544B50" w:rsidP="00544B50" w:rsidRDefault="00544B50" w14:paraId="49E13587" w14:textId="77777777">
      <w:pPr>
        <w:pStyle w:val="BodyText"/>
        <w:spacing w:before="2"/>
        <w:ind w:firstLine="1276"/>
        <w:rPr>
          <w:sz w:val="17"/>
        </w:rPr>
      </w:pPr>
      <w:r>
        <w:rPr>
          <w:noProof/>
          <w:sz w:val="17"/>
          <w14:ligatures w14:val="standardContextual"/>
        </w:rPr>
        <mc:AlternateContent>
          <mc:Choice Requires="wps">
            <w:drawing>
              <wp:anchor distT="0" distB="0" distL="114300" distR="114300" simplePos="0" relativeHeight="251669504" behindDoc="0" locked="0" layoutInCell="1" allowOverlap="1" wp14:anchorId="5DB188B6" wp14:editId="7ED69FC8">
                <wp:simplePos x="0" y="0"/>
                <wp:positionH relativeFrom="column">
                  <wp:posOffset>4266606</wp:posOffset>
                </wp:positionH>
                <wp:positionV relativeFrom="paragraph">
                  <wp:posOffset>91522</wp:posOffset>
                </wp:positionV>
                <wp:extent cx="2573020" cy="302342"/>
                <wp:effectExtent l="0" t="0" r="0" b="2540"/>
                <wp:wrapNone/>
                <wp:docPr id="228229261" name="Text Box 121"/>
                <wp:cNvGraphicFramePr/>
                <a:graphic xmlns:a="http://schemas.openxmlformats.org/drawingml/2006/main">
                  <a:graphicData uri="http://schemas.microsoft.com/office/word/2010/wordprocessingShape">
                    <wps:wsp>
                      <wps:cNvSpPr txBox="1"/>
                      <wps:spPr>
                        <a:xfrm>
                          <a:off x="0" y="0"/>
                          <a:ext cx="2573020" cy="302342"/>
                        </a:xfrm>
                        <a:prstGeom prst="rect">
                          <a:avLst/>
                        </a:prstGeom>
                        <a:noFill/>
                        <a:ln w="6350">
                          <a:noFill/>
                        </a:ln>
                      </wps:spPr>
                      <wps:txbx>
                        <w:txbxContent>
                          <w:p w:rsidRPr="00EA6955" w:rsidR="00544B50" w:rsidP="00544B50" w:rsidRDefault="00544B50" w14:paraId="271A1CAE" w14:textId="77777777">
                            <w:pPr>
                              <w:jc w:val="center"/>
                              <w:rPr>
                                <w:rFonts w:ascii="Montserrat" w:hAnsi="Montserrat"/>
                                <w:b/>
                                <w:bCs/>
                                <w:sz w:val="18"/>
                                <w:szCs w:val="18"/>
                                <w:lang w:val="en-IN"/>
                              </w:rPr>
                            </w:pPr>
                            <w:r>
                              <w:rPr>
                                <w:rFonts w:ascii="Montserrat" w:hAnsi="Montserrat"/>
                                <w:bCs/>
                                <w:sz w:val="18"/>
                                <w:szCs w:val="18"/>
                                <w:lang w:val="en-IN"/>
                              </w:rPr>
                              <w:t>SALES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B694617">
              <v:shapetype id="_x0000_t202" coordsize="21600,21600" o:spt="202" path="m,l,21600r21600,l21600,xe" w14:anchorId="5DB188B6">
                <v:stroke joinstyle="miter"/>
                <v:path gradientshapeok="t" o:connecttype="rect"/>
              </v:shapetype>
              <v:shape id="Text Box 121" style="position:absolute;left:0;text-align:left;margin-left:335.95pt;margin-top:7.2pt;width:202.6pt;height:2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">
                <v:textbox>
                  <w:txbxContent>
                    <w:p w:rsidRPr="00EA6955" w:rsidR="00544B50" w:rsidP="00544B50" w:rsidRDefault="00544B50" w14:paraId="0501668D" w14:textId="77777777">
                      <w:pPr>
                        <w:jc w:val="center"/>
                        <w:rPr>
                          <w:rFonts w:ascii="Montserrat" w:hAnsi="Montserrat"/>
                          <w:b/>
                          <w:bCs/>
                          <w:sz w:val="18"/>
                          <w:szCs w:val="18"/>
                          <w:lang w:val="en-IN"/>
                        </w:rPr>
                      </w:pPr>
                      <w:r>
                        <w:rPr>
                          <w:rFonts w:ascii="Montserrat" w:hAnsi="Montserrat"/>
                          <w:bCs/>
                          <w:sz w:val="18"/>
                          <w:szCs w:val="18"/>
                          <w:lang w:val="en-IN"/>
                        </w:rPr>
                        <w:t>SALES</w:t>
                      </w:r>
                    </w:p>
                  </w:txbxContent>
                </v:textbox>
              </v:shape>
            </w:pict>
          </mc:Fallback>
        </mc:AlternateContent>
      </w:r>
      <w:r>
        <w:rPr>
          <w:noProof/>
          <w:sz w:val="17"/>
          <w14:ligatures w14:val="standardContextual"/>
        </w:rPr>
        <mc:AlternateContent>
          <mc:Choice Requires="wps">
            <w:drawing>
              <wp:anchor distT="0" distB="0" distL="114300" distR="114300" simplePos="0" relativeHeight="251668480" behindDoc="0" locked="0" layoutInCell="1" allowOverlap="1" wp14:anchorId="0ABCAA8E" wp14:editId="02E7B679">
                <wp:simplePos x="0" y="0"/>
                <wp:positionH relativeFrom="column">
                  <wp:posOffset>877529</wp:posOffset>
                </wp:positionH>
                <wp:positionV relativeFrom="paragraph">
                  <wp:posOffset>94164</wp:posOffset>
                </wp:positionV>
                <wp:extent cx="2573020" cy="302342"/>
                <wp:effectExtent l="0" t="0" r="0" b="2540"/>
                <wp:wrapNone/>
                <wp:docPr id="1950807366" name="Text Box 121"/>
                <wp:cNvGraphicFramePr/>
                <a:graphic xmlns:a="http://schemas.openxmlformats.org/drawingml/2006/main">
                  <a:graphicData uri="http://schemas.microsoft.com/office/word/2010/wordprocessingShape">
                    <wps:wsp>
                      <wps:cNvSpPr txBox="1"/>
                      <wps:spPr>
                        <a:xfrm>
                          <a:off x="0" y="0"/>
                          <a:ext cx="2573020" cy="302342"/>
                        </a:xfrm>
                        <a:prstGeom prst="rect">
                          <a:avLst/>
                        </a:prstGeom>
                        <a:noFill/>
                        <a:ln w="6350">
                          <a:noFill/>
                        </a:ln>
                      </wps:spPr>
                      <wps:txbx>
                        <w:txbxContent>
                          <w:p w:rsidRPr="00EA6955" w:rsidR="00544B50" w:rsidP="00544B50" w:rsidRDefault="00544B50" w14:paraId="1D929923" w14:textId="77777777">
                            <w:pPr>
                              <w:jc w:val="center"/>
                              <w:rPr>
                                <w:rFonts w:ascii="Montserrat" w:hAnsi="Montserrat"/>
                                <w:b/>
                                <w:bCs/>
                                <w:sz w:val="18"/>
                                <w:szCs w:val="18"/>
                                <w:lang w:val="en-IN"/>
                              </w:rPr>
                            </w:pPr>
                            <w:r w:rsidRPr="00EA6955">
                              <w:rPr>
                                <w:rFonts w:ascii="Montserrat" w:hAnsi="Montserrat"/>
                                <w:bCs/>
                                <w:sz w:val="18"/>
                                <w:szCs w:val="18"/>
                                <w:lang w:val="en-IN"/>
                              </w:rPr>
                              <w:t>SPORTS</w:t>
                            </w:r>
                          </w:p>
                          <w:p w:rsidRPr="00EA6955" w:rsidR="00544B50" w:rsidP="00544B50" w:rsidRDefault="00544B50" w14:paraId="1C09A4DD" w14:textId="77777777">
                            <w:pPr>
                              <w:jc w:val="center"/>
                              <w:rPr>
                                <w:rFonts w:ascii="Montserrat" w:hAnsi="Montserrat"/>
                                <w:b/>
                                <w:bCs/>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3C3C032">
              <v:shape id="_x0000_s1027" style="position:absolute;left:0;text-align:left;margin-left:69.1pt;margin-top:7.4pt;width:202.6pt;height:23.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" w14:anchorId="0ABCAA8E">
                <v:textbox>
                  <w:txbxContent>
                    <w:p w:rsidRPr="00EA6955" w:rsidR="00544B50" w:rsidP="00544B50" w:rsidRDefault="00544B50" w14:paraId="605F5449" w14:textId="77777777">
                      <w:pPr>
                        <w:jc w:val="center"/>
                        <w:rPr>
                          <w:rFonts w:ascii="Montserrat" w:hAnsi="Montserrat"/>
                          <w:b/>
                          <w:bCs/>
                          <w:sz w:val="18"/>
                          <w:szCs w:val="18"/>
                          <w:lang w:val="en-IN"/>
                        </w:rPr>
                      </w:pPr>
                      <w:r w:rsidRPr="00EA6955">
                        <w:rPr>
                          <w:rFonts w:ascii="Montserrat" w:hAnsi="Montserrat"/>
                          <w:bCs/>
                          <w:sz w:val="18"/>
                          <w:szCs w:val="18"/>
                          <w:lang w:val="en-IN"/>
                        </w:rPr>
                        <w:t>SPORTS</w:t>
                      </w:r>
                    </w:p>
                    <w:p w:rsidRPr="00EA6955" w:rsidR="00544B50" w:rsidP="00544B50" w:rsidRDefault="00544B50" w14:paraId="672A6659" w14:textId="77777777">
                      <w:pPr>
                        <w:jc w:val="center"/>
                        <w:rPr>
                          <w:rFonts w:ascii="Montserrat" w:hAnsi="Montserrat"/>
                          <w:b/>
                          <w:bCs/>
                          <w:sz w:val="18"/>
                          <w:szCs w:val="18"/>
                          <w:lang w:val="en-IN"/>
                        </w:rPr>
                      </w:pPr>
                    </w:p>
                  </w:txbxContent>
                </v:textbox>
              </v:shape>
            </w:pict>
          </mc:Fallback>
        </mc:AlternateContent>
      </w:r>
      <w:r>
        <w:rPr>
          <w:noProof/>
          <w:sz w:val="17"/>
          <w14:ligatures w14:val="standardContextual"/>
        </w:rPr>
        <mc:AlternateContent>
          <mc:Choice Requires="wps">
            <w:drawing>
              <wp:anchor distT="0" distB="0" distL="114300" distR="114300" simplePos="0" relativeHeight="251660288" behindDoc="0" locked="0" layoutInCell="1" allowOverlap="1" wp14:anchorId="0E4FEBDE" wp14:editId="2B186810">
                <wp:simplePos x="0" y="0"/>
                <wp:positionH relativeFrom="column">
                  <wp:posOffset>4357124</wp:posOffset>
                </wp:positionH>
                <wp:positionV relativeFrom="paragraph">
                  <wp:posOffset>31750</wp:posOffset>
                </wp:positionV>
                <wp:extent cx="2325188" cy="352697"/>
                <wp:effectExtent l="19050" t="19050" r="18415" b="28575"/>
                <wp:wrapNone/>
                <wp:docPr id="1909653366" name="Rectangle 120"/>
                <wp:cNvGraphicFramePr/>
                <a:graphic xmlns:a="http://schemas.openxmlformats.org/drawingml/2006/main">
                  <a:graphicData uri="http://schemas.microsoft.com/office/word/2010/wordprocessingShape">
                    <wps:wsp>
                      <wps:cNvSpPr/>
                      <wps:spPr>
                        <a:xfrm>
                          <a:off x="0" y="0"/>
                          <a:ext cx="2325188" cy="352697"/>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vg="http://schemas.microsoft.com/office/drawing/2016/SVG/main" xmlns:a14="http://schemas.microsoft.com/office/drawing/2010/main">
            <w:pict w14:anchorId="4BC4CF88">
              <v:rect id="Rectangle 120" style="position:absolute;margin-left:343.1pt;margin-top:2.5pt;width:183.1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95b3d7 [1940]" strokeweight="3pt" w14:anchorId="04E20C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"/>
            </w:pict>
          </mc:Fallback>
        </mc:AlternateContent>
      </w:r>
      <w:r>
        <w:rPr>
          <w:noProof/>
          <w:sz w:val="17"/>
          <w14:ligatures w14:val="standardContextual"/>
        </w:rPr>
        <mc:AlternateContent>
          <mc:Choice Requires="wps">
            <w:drawing>
              <wp:anchor distT="0" distB="0" distL="114300" distR="114300" simplePos="0" relativeHeight="251659264" behindDoc="0" locked="0" layoutInCell="1" allowOverlap="1" wp14:anchorId="625CF212" wp14:editId="22BF8896">
                <wp:simplePos x="0" y="0"/>
                <wp:positionH relativeFrom="column">
                  <wp:posOffset>953589</wp:posOffset>
                </wp:positionH>
                <wp:positionV relativeFrom="paragraph">
                  <wp:posOffset>27849</wp:posOffset>
                </wp:positionV>
                <wp:extent cx="2325188" cy="352697"/>
                <wp:effectExtent l="19050" t="19050" r="18415" b="28575"/>
                <wp:wrapNone/>
                <wp:docPr id="1657928885" name="Rectangle 120"/>
                <wp:cNvGraphicFramePr/>
                <a:graphic xmlns:a="http://schemas.openxmlformats.org/drawingml/2006/main">
                  <a:graphicData uri="http://schemas.microsoft.com/office/word/2010/wordprocessingShape">
                    <wps:wsp>
                      <wps:cNvSpPr/>
                      <wps:spPr>
                        <a:xfrm>
                          <a:off x="0" y="0"/>
                          <a:ext cx="2325188" cy="352697"/>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vg="http://schemas.microsoft.com/office/drawing/2016/SVG/main" xmlns:a14="http://schemas.microsoft.com/office/drawing/2010/main">
            <w:pict w14:anchorId="4DC5FE67">
              <v:rect id="Rectangle 120" style="position:absolute;margin-left:75.1pt;margin-top:2.2pt;width:183.1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95b3d7 [1940]" strokeweight="3pt" w14:anchorId="405CA1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"/>
            </w:pict>
          </mc:Fallback>
        </mc:AlternateContent>
      </w:r>
    </w:p>
    <w:p w:rsidR="00544B50" w:rsidP="00544B50" w:rsidRDefault="00544B50" w14:paraId="5FCF6A69" w14:textId="77777777">
      <w:pPr>
        <w:pStyle w:val="BodyText"/>
        <w:spacing w:before="2"/>
        <w:ind w:firstLine="1276"/>
        <w:rPr>
          <w:sz w:val="17"/>
        </w:rPr>
      </w:pPr>
    </w:p>
    <w:p w:rsidR="00544B50" w:rsidP="00544B50" w:rsidRDefault="00544B50" w14:paraId="33322D57" w14:textId="77777777">
      <w:pPr>
        <w:pStyle w:val="BodyText"/>
        <w:spacing w:before="2"/>
        <w:rPr>
          <w:sz w:val="17"/>
        </w:rPr>
      </w:pPr>
    </w:p>
    <w:p w:rsidR="00544B50" w:rsidP="00544B50" w:rsidRDefault="00544B50" w14:paraId="27022B5D" w14:textId="77777777">
      <w:pPr>
        <w:pStyle w:val="BodyText"/>
        <w:spacing w:before="2"/>
        <w:rPr>
          <w:sz w:val="17"/>
        </w:rPr>
      </w:pPr>
      <w:r>
        <w:rPr>
          <w:noProof/>
          <w:sz w:val="17"/>
          <w14:ligatures w14:val="standardContextual"/>
        </w:rPr>
        <mc:AlternateContent>
          <mc:Choice Requires="wps">
            <w:drawing>
              <wp:anchor distT="0" distB="0" distL="114300" distR="114300" simplePos="0" relativeHeight="251671552" behindDoc="0" locked="0" layoutInCell="1" allowOverlap="1" wp14:anchorId="28E7B97C" wp14:editId="5CC39F77">
                <wp:simplePos x="0" y="0"/>
                <wp:positionH relativeFrom="column">
                  <wp:posOffset>882015</wp:posOffset>
                </wp:positionH>
                <wp:positionV relativeFrom="paragraph">
                  <wp:posOffset>94226</wp:posOffset>
                </wp:positionV>
                <wp:extent cx="2573020" cy="302260"/>
                <wp:effectExtent l="0" t="0" r="0" b="2540"/>
                <wp:wrapNone/>
                <wp:docPr id="464098418" name="Text Box 121"/>
                <wp:cNvGraphicFramePr/>
                <a:graphic xmlns:a="http://schemas.openxmlformats.org/drawingml/2006/main">
                  <a:graphicData uri="http://schemas.microsoft.com/office/word/2010/wordprocessingShape">
                    <wps:wsp>
                      <wps:cNvSpPr txBox="1"/>
                      <wps:spPr>
                        <a:xfrm>
                          <a:off x="0" y="0"/>
                          <a:ext cx="2573020" cy="302260"/>
                        </a:xfrm>
                        <a:prstGeom prst="rect">
                          <a:avLst/>
                        </a:prstGeom>
                        <a:noFill/>
                        <a:ln w="6350">
                          <a:noFill/>
                        </a:ln>
                      </wps:spPr>
                      <wps:txbx>
                        <w:txbxContent>
                          <w:p w:rsidRPr="00EA6955" w:rsidR="00544B50" w:rsidP="00544B50" w:rsidRDefault="00544B50" w14:paraId="4999AC0D" w14:textId="77777777">
                            <w:pPr>
                              <w:jc w:val="center"/>
                              <w:rPr>
                                <w:rFonts w:ascii="Montserrat" w:hAnsi="Montserrat"/>
                                <w:b/>
                                <w:bCs/>
                                <w:sz w:val="18"/>
                                <w:szCs w:val="18"/>
                                <w:lang w:val="en-IN"/>
                              </w:rPr>
                            </w:pPr>
                            <w:r>
                              <w:rPr>
                                <w:rFonts w:ascii="Montserrat" w:hAnsi="Montserrat"/>
                                <w:bCs/>
                                <w:sz w:val="18"/>
                                <w:szCs w:val="18"/>
                                <w:lang w:val="en-IN"/>
                              </w:rPr>
                              <w:t>LAW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7A663DB">
              <v:shape id="_x0000_s1028" style="position:absolute;margin-left:69.45pt;margin-top:7.4pt;width:202.6pt;height:2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" w14:anchorId="28E7B97C">
                <v:textbox>
                  <w:txbxContent>
                    <w:p w:rsidRPr="00EA6955" w:rsidR="00544B50" w:rsidP="00544B50" w:rsidRDefault="00544B50" w14:paraId="0DD9F8AB" w14:textId="77777777">
                      <w:pPr>
                        <w:jc w:val="center"/>
                        <w:rPr>
                          <w:rFonts w:ascii="Montserrat" w:hAnsi="Montserrat"/>
                          <w:b/>
                          <w:bCs/>
                          <w:sz w:val="18"/>
                          <w:szCs w:val="18"/>
                          <w:lang w:val="en-IN"/>
                        </w:rPr>
                      </w:pPr>
                      <w:r>
                        <w:rPr>
                          <w:rFonts w:ascii="Montserrat" w:hAnsi="Montserrat"/>
                          <w:bCs/>
                          <w:sz w:val="18"/>
                          <w:szCs w:val="18"/>
                          <w:lang w:val="en-IN"/>
                        </w:rPr>
                        <w:t>LAW</w:t>
                      </w:r>
                    </w:p>
                  </w:txbxContent>
                </v:textbox>
              </v:shape>
            </w:pict>
          </mc:Fallback>
        </mc:AlternateContent>
      </w:r>
      <w:r>
        <w:rPr>
          <w:noProof/>
          <w:sz w:val="17"/>
          <w14:ligatures w14:val="standardContextual"/>
        </w:rPr>
        <mc:AlternateContent>
          <mc:Choice Requires="wps">
            <w:drawing>
              <wp:anchor distT="0" distB="0" distL="114300" distR="114300" simplePos="0" relativeHeight="251670528" behindDoc="0" locked="0" layoutInCell="1" allowOverlap="1" wp14:anchorId="57C974C4" wp14:editId="6691698E">
                <wp:simplePos x="0" y="0"/>
                <wp:positionH relativeFrom="column">
                  <wp:posOffset>4257286</wp:posOffset>
                </wp:positionH>
                <wp:positionV relativeFrom="paragraph">
                  <wp:posOffset>112395</wp:posOffset>
                </wp:positionV>
                <wp:extent cx="2573020" cy="302342"/>
                <wp:effectExtent l="0" t="0" r="0" b="2540"/>
                <wp:wrapNone/>
                <wp:docPr id="1629653946" name="Text Box 121"/>
                <wp:cNvGraphicFramePr/>
                <a:graphic xmlns:a="http://schemas.openxmlformats.org/drawingml/2006/main">
                  <a:graphicData uri="http://schemas.microsoft.com/office/word/2010/wordprocessingShape">
                    <wps:wsp>
                      <wps:cNvSpPr txBox="1"/>
                      <wps:spPr>
                        <a:xfrm>
                          <a:off x="0" y="0"/>
                          <a:ext cx="2573020" cy="302342"/>
                        </a:xfrm>
                        <a:prstGeom prst="rect">
                          <a:avLst/>
                        </a:prstGeom>
                        <a:noFill/>
                        <a:ln w="6350">
                          <a:noFill/>
                        </a:ln>
                      </wps:spPr>
                      <wps:txbx>
                        <w:txbxContent>
                          <w:p w:rsidRPr="00EA6955" w:rsidR="00544B50" w:rsidP="00544B50" w:rsidRDefault="00544B50" w14:paraId="30ED8AD3" w14:textId="77777777">
                            <w:pPr>
                              <w:jc w:val="center"/>
                              <w:rPr>
                                <w:rFonts w:ascii="Montserrat" w:hAnsi="Montserrat"/>
                                <w:b/>
                                <w:bCs/>
                                <w:sz w:val="18"/>
                                <w:szCs w:val="18"/>
                                <w:lang w:val="en-IN"/>
                              </w:rPr>
                            </w:pPr>
                            <w:r>
                              <w:rPr>
                                <w:rFonts w:ascii="Montserrat" w:hAnsi="Montserrat"/>
                                <w:bCs/>
                                <w:sz w:val="18"/>
                                <w:szCs w:val="18"/>
                                <w:lang w:val="en-IN"/>
                              </w:rPr>
                              <w:t>ENTREPRENEURSHIP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388607">
              <v:shape id="_x0000_s1029" style="position:absolute;margin-left:335.2pt;margin-top:8.85pt;width:202.6pt;height:2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" w14:anchorId="57C974C4">
                <v:textbox>
                  <w:txbxContent>
                    <w:p w:rsidRPr="00EA6955" w:rsidR="00544B50" w:rsidP="00544B50" w:rsidRDefault="00544B50" w14:paraId="6B0DBCAA" w14:textId="77777777">
                      <w:pPr>
                        <w:jc w:val="center"/>
                        <w:rPr>
                          <w:rFonts w:ascii="Montserrat" w:hAnsi="Montserrat"/>
                          <w:b/>
                          <w:bCs/>
                          <w:sz w:val="18"/>
                          <w:szCs w:val="18"/>
                          <w:lang w:val="en-IN"/>
                        </w:rPr>
                      </w:pPr>
                      <w:r>
                        <w:rPr>
                          <w:rFonts w:ascii="Montserrat" w:hAnsi="Montserrat"/>
                          <w:bCs/>
                          <w:sz w:val="18"/>
                          <w:szCs w:val="18"/>
                          <w:lang w:val="en-IN"/>
                        </w:rPr>
                        <w:t>ENTREPRENEURSHIP</w:t>
                      </w:r>
                    </w:p>
                  </w:txbxContent>
                </v:textbox>
              </v:shape>
            </w:pict>
          </mc:Fallback>
        </mc:AlternateContent>
      </w:r>
      <w:r>
        <w:rPr>
          <w:noProof/>
          <w:sz w:val="17"/>
          <w14:ligatures w14:val="standardContextual"/>
        </w:rPr>
        <mc:AlternateContent>
          <mc:Choice Requires="wps">
            <w:drawing>
              <wp:anchor distT="0" distB="0" distL="114300" distR="114300" simplePos="0" relativeHeight="251665408" behindDoc="0" locked="0" layoutInCell="1" allowOverlap="1" wp14:anchorId="738B4B11" wp14:editId="41CBCD40">
                <wp:simplePos x="0" y="0"/>
                <wp:positionH relativeFrom="column">
                  <wp:posOffset>4354830</wp:posOffset>
                </wp:positionH>
                <wp:positionV relativeFrom="paragraph">
                  <wp:posOffset>45720</wp:posOffset>
                </wp:positionV>
                <wp:extent cx="2324735" cy="352425"/>
                <wp:effectExtent l="19050" t="19050" r="18415" b="28575"/>
                <wp:wrapNone/>
                <wp:docPr id="2091416562"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vg="http://schemas.microsoft.com/office/drawing/2016/SVG/main" xmlns:a14="http://schemas.microsoft.com/office/drawing/2010/main">
            <w:pict w14:anchorId="1AA4BE78">
              <v:rect id="Rectangle 120" style="position:absolute;margin-left:342.9pt;margin-top:3.6pt;width:183.05pt;height:27.7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95b3d7 [1940]" strokeweight="3pt" w14:anchorId="62A04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"/>
            </w:pict>
          </mc:Fallback>
        </mc:AlternateContent>
      </w:r>
      <w:r>
        <w:rPr>
          <w:noProof/>
          <w:sz w:val="17"/>
          <w14:ligatures w14:val="standardContextual"/>
        </w:rPr>
        <mc:AlternateContent>
          <mc:Choice Requires="wps">
            <w:drawing>
              <wp:anchor distT="0" distB="0" distL="114300" distR="114300" simplePos="0" relativeHeight="251664384" behindDoc="0" locked="0" layoutInCell="1" allowOverlap="1" wp14:anchorId="428DF6AD" wp14:editId="5B3D304D">
                <wp:simplePos x="0" y="0"/>
                <wp:positionH relativeFrom="column">
                  <wp:posOffset>958604</wp:posOffset>
                </wp:positionH>
                <wp:positionV relativeFrom="paragraph">
                  <wp:posOffset>41275</wp:posOffset>
                </wp:positionV>
                <wp:extent cx="2324735" cy="352425"/>
                <wp:effectExtent l="19050" t="19050" r="18415" b="28575"/>
                <wp:wrapNone/>
                <wp:docPr id="1126300536"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vg="http://schemas.microsoft.com/office/drawing/2016/SVG/main" xmlns:a14="http://schemas.microsoft.com/office/drawing/2010/main">
            <w:pict w14:anchorId="0443E9E2">
              <v:rect id="Rectangle 120" style="position:absolute;margin-left:75.5pt;margin-top:3.25pt;width:183.05pt;height:27.75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95b3d7 [1940]" strokeweight="3pt" w14:anchorId="0A7531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"/>
            </w:pict>
          </mc:Fallback>
        </mc:AlternateContent>
      </w:r>
    </w:p>
    <w:p w:rsidR="00544B50" w:rsidP="00544B50" w:rsidRDefault="00544B50" w14:paraId="19465093" w14:textId="77777777">
      <w:pPr>
        <w:pStyle w:val="BodyText"/>
        <w:spacing w:before="2"/>
        <w:rPr>
          <w:sz w:val="17"/>
        </w:rPr>
      </w:pPr>
    </w:p>
    <w:p w:rsidR="00544B50" w:rsidP="00544B50" w:rsidRDefault="00544B50" w14:paraId="398DDD50" w14:textId="77777777">
      <w:pPr>
        <w:pStyle w:val="BodyText"/>
        <w:spacing w:before="2"/>
        <w:rPr>
          <w:sz w:val="17"/>
        </w:rPr>
      </w:pPr>
    </w:p>
    <w:p w:rsidR="00544B50" w:rsidP="00544B50" w:rsidRDefault="00544B50" w14:paraId="12700B99" w14:textId="77777777">
      <w:pPr>
        <w:pStyle w:val="BodyText"/>
        <w:spacing w:before="2"/>
        <w:rPr>
          <w:sz w:val="17"/>
        </w:rPr>
      </w:pPr>
      <w:r>
        <w:rPr>
          <w:noProof/>
          <w:sz w:val="17"/>
          <w14:ligatures w14:val="standardContextual"/>
        </w:rPr>
        <mc:AlternateContent>
          <mc:Choice Requires="wps">
            <w:drawing>
              <wp:anchor distT="0" distB="0" distL="114300" distR="114300" simplePos="0" relativeHeight="251666432" behindDoc="0" locked="0" layoutInCell="1" allowOverlap="1" wp14:anchorId="5572D190" wp14:editId="30DE681E">
                <wp:simplePos x="0" y="0"/>
                <wp:positionH relativeFrom="column">
                  <wp:posOffset>4221726</wp:posOffset>
                </wp:positionH>
                <wp:positionV relativeFrom="paragraph">
                  <wp:posOffset>85090</wp:posOffset>
                </wp:positionV>
                <wp:extent cx="2573020" cy="431800"/>
                <wp:effectExtent l="0" t="0" r="0" b="6350"/>
                <wp:wrapNone/>
                <wp:docPr id="809288970" name="Text Box 121"/>
                <wp:cNvGraphicFramePr/>
                <a:graphic xmlns:a="http://schemas.openxmlformats.org/drawingml/2006/main">
                  <a:graphicData uri="http://schemas.microsoft.com/office/word/2010/wordprocessingShape">
                    <wps:wsp>
                      <wps:cNvSpPr txBox="1"/>
                      <wps:spPr>
                        <a:xfrm>
                          <a:off x="0" y="0"/>
                          <a:ext cx="2573020" cy="431800"/>
                        </a:xfrm>
                        <a:prstGeom prst="rect">
                          <a:avLst/>
                        </a:prstGeom>
                        <a:noFill/>
                        <a:ln w="6350">
                          <a:noFill/>
                        </a:ln>
                      </wps:spPr>
                      <wps:txbx>
                        <w:txbxContent>
                          <w:p w:rsidRPr="00544B50" w:rsidR="00544B50" w:rsidP="00544B50" w:rsidRDefault="00544B50" w14:paraId="53274932" w14:textId="77777777">
                            <w:pPr>
                              <w:jc w:val="center"/>
                              <w:rPr>
                                <w:rFonts w:ascii="Montserrat" w:hAnsi="Montserrat"/>
                                <w:b/>
                                <w:bCs/>
                                <w:sz w:val="18"/>
                                <w:szCs w:val="18"/>
                                <w:lang w:val="en-IN"/>
                              </w:rPr>
                            </w:pPr>
                            <w:r w:rsidRPr="00544B50">
                              <w:rPr>
                                <w:rFonts w:ascii="Montserrat" w:hAnsi="Montserrat"/>
                                <w:b/>
                                <w:bCs/>
                                <w:sz w:val="18"/>
                                <w:szCs w:val="18"/>
                                <w:lang w:val="en-IN"/>
                              </w:rPr>
                              <w:t xml:space="preserve">SOCIAL SCIENCE </w:t>
                            </w:r>
                            <w:r w:rsidRPr="00544B50">
                              <w:rPr>
                                <w:rFonts w:ascii="Montserrat" w:hAnsi="Montserrat"/>
                                <w:b/>
                                <w:bCs/>
                                <w:sz w:val="18"/>
                                <w:szCs w:val="18"/>
                                <w:lang w:val="en-IN"/>
                              </w:rPr>
                              <w:br/>
                            </w:r>
                            <w:r w:rsidRPr="00544B50">
                              <w:rPr>
                                <w:rFonts w:ascii="Montserrat" w:hAnsi="Montserrat"/>
                                <w:b/>
                                <w:bCs/>
                                <w:sz w:val="18"/>
                                <w:szCs w:val="18"/>
                                <w:lang w:val="en-IN"/>
                              </w:rPr>
                              <w:t>AND HUMANITIES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8BDAAD7">
              <v:shape id="_x0000_s1030" style="position:absolute;margin-left:332.4pt;margin-top:6.7pt;width:202.6pt;height: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y9GgIAADM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" w14:anchorId="5572D190">
                <v:textbox>
                  <w:txbxContent>
                    <w:p w:rsidRPr="00544B50" w:rsidR="00544B50" w:rsidP="00544B50" w:rsidRDefault="00544B50" w14:paraId="3C92100F" w14:textId="77777777">
                      <w:pPr>
                        <w:jc w:val="center"/>
                        <w:rPr>
                          <w:rFonts w:ascii="Montserrat" w:hAnsi="Montserrat"/>
                          <w:b/>
                          <w:bCs/>
                          <w:sz w:val="18"/>
                          <w:szCs w:val="18"/>
                          <w:lang w:val="en-IN"/>
                        </w:rPr>
                      </w:pPr>
                      <w:r w:rsidRPr="00544B50">
                        <w:rPr>
                          <w:rFonts w:ascii="Montserrat" w:hAnsi="Montserrat"/>
                          <w:b/>
                          <w:bCs/>
                          <w:sz w:val="18"/>
                          <w:szCs w:val="18"/>
                          <w:lang w:val="en-IN"/>
                        </w:rPr>
                        <w:t xml:space="preserve">SOCIAL SCIENCE </w:t>
                      </w:r>
                      <w:r w:rsidRPr="00544B50">
                        <w:rPr>
                          <w:rFonts w:ascii="Montserrat" w:hAnsi="Montserrat"/>
                          <w:b/>
                          <w:bCs/>
                          <w:sz w:val="18"/>
                          <w:szCs w:val="18"/>
                          <w:lang w:val="en-IN"/>
                        </w:rPr>
                        <w:br/>
                      </w:r>
                      <w:r w:rsidRPr="00544B50">
                        <w:rPr>
                          <w:rFonts w:ascii="Montserrat" w:hAnsi="Montserrat"/>
                          <w:b/>
                          <w:bCs/>
                          <w:sz w:val="18"/>
                          <w:szCs w:val="18"/>
                          <w:lang w:val="en-IN"/>
                        </w:rPr>
                        <w:t>AND HUMANITIES</w:t>
                      </w:r>
                    </w:p>
                  </w:txbxContent>
                </v:textbox>
              </v:shape>
            </w:pict>
          </mc:Fallback>
        </mc:AlternateContent>
      </w:r>
      <w:r>
        <w:rPr>
          <w:noProof/>
          <w:sz w:val="17"/>
          <w14:ligatures w14:val="standardContextual"/>
        </w:rPr>
        <mc:AlternateContent>
          <mc:Choice Requires="wps">
            <w:drawing>
              <wp:anchor distT="0" distB="0" distL="114300" distR="114300" simplePos="0" relativeHeight="251663360" behindDoc="0" locked="0" layoutInCell="1" allowOverlap="1" wp14:anchorId="5F4D0277" wp14:editId="28647895">
                <wp:simplePos x="0" y="0"/>
                <wp:positionH relativeFrom="column">
                  <wp:posOffset>824230</wp:posOffset>
                </wp:positionH>
                <wp:positionV relativeFrom="paragraph">
                  <wp:posOffset>66286</wp:posOffset>
                </wp:positionV>
                <wp:extent cx="2573020" cy="431800"/>
                <wp:effectExtent l="0" t="0" r="0" b="6350"/>
                <wp:wrapNone/>
                <wp:docPr id="1719467567" name="Text Box 121"/>
                <wp:cNvGraphicFramePr/>
                <a:graphic xmlns:a="http://schemas.openxmlformats.org/drawingml/2006/main">
                  <a:graphicData uri="http://schemas.microsoft.com/office/word/2010/wordprocessingShape">
                    <wps:wsp>
                      <wps:cNvSpPr txBox="1"/>
                      <wps:spPr>
                        <a:xfrm>
                          <a:off x="0" y="0"/>
                          <a:ext cx="2573020" cy="431800"/>
                        </a:xfrm>
                        <a:prstGeom prst="rect">
                          <a:avLst/>
                        </a:prstGeom>
                        <a:noFill/>
                        <a:ln w="6350">
                          <a:noFill/>
                        </a:ln>
                      </wps:spPr>
                      <wps:txbx>
                        <w:txbxContent>
                          <w:p w:rsidRPr="00544B50" w:rsidR="00544B50" w:rsidP="00544B50" w:rsidRDefault="00544B50" w14:paraId="38D69A2E" w14:textId="77777777">
                            <w:pPr>
                              <w:jc w:val="center"/>
                              <w:rPr>
                                <w:rFonts w:ascii="Montserrat" w:hAnsi="Montserrat"/>
                                <w:b/>
                                <w:bCs/>
                                <w:sz w:val="18"/>
                                <w:szCs w:val="18"/>
                                <w:lang w:val="en-IN"/>
                              </w:rPr>
                            </w:pPr>
                            <w:r w:rsidRPr="00544B50">
                              <w:rPr>
                                <w:rFonts w:ascii="Montserrat" w:hAnsi="Montserrat"/>
                                <w:b/>
                                <w:bCs/>
                                <w:sz w:val="18"/>
                                <w:szCs w:val="18"/>
                                <w:lang w:val="en-IN"/>
                              </w:rPr>
                              <w:t xml:space="preserve">SOCIAL SCIENCE </w:t>
                            </w:r>
                            <w:r w:rsidRPr="00544B50">
                              <w:rPr>
                                <w:rFonts w:ascii="Montserrat" w:hAnsi="Montserrat"/>
                                <w:b/>
                                <w:bCs/>
                                <w:sz w:val="18"/>
                                <w:szCs w:val="18"/>
                                <w:lang w:val="en-IN"/>
                              </w:rPr>
                              <w:br/>
                            </w:r>
                            <w:r w:rsidRPr="00544B50">
                              <w:rPr>
                                <w:rFonts w:ascii="Montserrat" w:hAnsi="Montserrat"/>
                                <w:b/>
                                <w:bCs/>
                                <w:sz w:val="18"/>
                                <w:szCs w:val="18"/>
                                <w:lang w:val="en-IN"/>
                              </w:rPr>
                              <w:t>AND HUMANITIES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B5C24FC">
              <v:shape id="_x0000_s1031" style="position:absolute;margin-left:64.9pt;margin-top:5.2pt;width:202.6pt;height: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HNoGg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" w14:anchorId="5F4D0277">
                <v:textbox>
                  <w:txbxContent>
                    <w:p w:rsidRPr="00544B50" w:rsidR="00544B50" w:rsidP="00544B50" w:rsidRDefault="00544B50" w14:paraId="7D640384" w14:textId="77777777">
                      <w:pPr>
                        <w:jc w:val="center"/>
                        <w:rPr>
                          <w:rFonts w:ascii="Montserrat" w:hAnsi="Montserrat"/>
                          <w:b/>
                          <w:bCs/>
                          <w:sz w:val="18"/>
                          <w:szCs w:val="18"/>
                          <w:lang w:val="en-IN"/>
                        </w:rPr>
                      </w:pPr>
                      <w:r w:rsidRPr="00544B50">
                        <w:rPr>
                          <w:rFonts w:ascii="Montserrat" w:hAnsi="Montserrat"/>
                          <w:b/>
                          <w:bCs/>
                          <w:sz w:val="18"/>
                          <w:szCs w:val="18"/>
                          <w:lang w:val="en-IN"/>
                        </w:rPr>
                        <w:t xml:space="preserve">SOCIAL SCIENCE </w:t>
                      </w:r>
                      <w:r w:rsidRPr="00544B50">
                        <w:rPr>
                          <w:rFonts w:ascii="Montserrat" w:hAnsi="Montserrat"/>
                          <w:b/>
                          <w:bCs/>
                          <w:sz w:val="18"/>
                          <w:szCs w:val="18"/>
                          <w:lang w:val="en-IN"/>
                        </w:rPr>
                        <w:br/>
                      </w:r>
                      <w:r w:rsidRPr="00544B50">
                        <w:rPr>
                          <w:rFonts w:ascii="Montserrat" w:hAnsi="Montserrat"/>
                          <w:b/>
                          <w:bCs/>
                          <w:sz w:val="18"/>
                          <w:szCs w:val="18"/>
                          <w:lang w:val="en-IN"/>
                        </w:rPr>
                        <w:t>AND HUMANITIES</w:t>
                      </w:r>
                    </w:p>
                  </w:txbxContent>
                </v:textbox>
              </v:shape>
            </w:pict>
          </mc:Fallback>
        </mc:AlternateContent>
      </w:r>
      <w:r>
        <w:rPr>
          <w:noProof/>
          <w:sz w:val="17"/>
          <w14:ligatures w14:val="standardContextual"/>
        </w:rPr>
        <mc:AlternateContent>
          <mc:Choice Requires="wps">
            <w:drawing>
              <wp:anchor distT="0" distB="0" distL="114300" distR="114300" simplePos="0" relativeHeight="251662336" behindDoc="0" locked="0" layoutInCell="1" allowOverlap="1" wp14:anchorId="3172AE71" wp14:editId="179AF560">
                <wp:simplePos x="0" y="0"/>
                <wp:positionH relativeFrom="column">
                  <wp:posOffset>4354830</wp:posOffset>
                </wp:positionH>
                <wp:positionV relativeFrom="paragraph">
                  <wp:posOffset>62619</wp:posOffset>
                </wp:positionV>
                <wp:extent cx="2324735" cy="386080"/>
                <wp:effectExtent l="19050" t="19050" r="18415" b="13970"/>
                <wp:wrapNone/>
                <wp:docPr id="38194144"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w:pict w14:anchorId="61E7B11F">
              <v:rect id="Rectangle 120" style="position:absolute;margin-left:342.9pt;margin-top:4.95pt;width:183.05pt;height:30.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95b3d7 [1940]" strokeweight="3pt" w14:anchorId="11D72B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"/>
            </w:pict>
          </mc:Fallback>
        </mc:AlternateContent>
      </w:r>
      <w:r>
        <w:rPr>
          <w:noProof/>
          <w:sz w:val="17"/>
          <w14:ligatures w14:val="standardContextual"/>
        </w:rPr>
        <mc:AlternateContent>
          <mc:Choice Requires="wps">
            <w:drawing>
              <wp:anchor distT="0" distB="0" distL="114300" distR="114300" simplePos="0" relativeHeight="251661312" behindDoc="0" locked="0" layoutInCell="1" allowOverlap="1" wp14:anchorId="2EC432ED" wp14:editId="37E279C7">
                <wp:simplePos x="0" y="0"/>
                <wp:positionH relativeFrom="column">
                  <wp:posOffset>955040</wp:posOffset>
                </wp:positionH>
                <wp:positionV relativeFrom="paragraph">
                  <wp:posOffset>56269</wp:posOffset>
                </wp:positionV>
                <wp:extent cx="2324735" cy="386080"/>
                <wp:effectExtent l="19050" t="19050" r="18415" b="13970"/>
                <wp:wrapNone/>
                <wp:docPr id="1170737546"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w:pict w14:anchorId="00D08A0A">
              <v:rect id="Rectangle 120" style="position:absolute;margin-left:75.2pt;margin-top:4.45pt;width:183.05pt;height:30.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95b3d7 [1940]" strokeweight="3pt" w14:anchorId="1F4BFE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"/>
            </w:pict>
          </mc:Fallback>
        </mc:AlternateContent>
      </w:r>
    </w:p>
    <w:p w:rsidR="00544B50" w:rsidP="00544B50" w:rsidRDefault="00544B50" w14:paraId="6F79B5A2" w14:textId="77777777">
      <w:pPr>
        <w:pStyle w:val="BodyText"/>
        <w:spacing w:before="2"/>
        <w:rPr>
          <w:sz w:val="17"/>
        </w:rPr>
      </w:pPr>
    </w:p>
    <w:p w:rsidR="00544B50" w:rsidP="00544B50" w:rsidRDefault="00544B50" w14:paraId="2B3A0BE0" w14:textId="77777777">
      <w:pPr>
        <w:pStyle w:val="BodyText"/>
        <w:spacing w:before="2"/>
        <w:rPr>
          <w:sz w:val="17"/>
        </w:rPr>
      </w:pPr>
    </w:p>
    <w:p w:rsidR="00544B50" w:rsidP="00544B50" w:rsidRDefault="00544B50" w14:paraId="6CE66C4F" w14:textId="77777777">
      <w:pPr>
        <w:pStyle w:val="BodyText"/>
        <w:spacing w:before="2"/>
        <w:rPr>
          <w:sz w:val="17"/>
        </w:rPr>
      </w:pPr>
      <w:r>
        <w:rPr>
          <w:noProof/>
          <w:sz w:val="17"/>
          <w14:ligatures w14:val="standardContextual"/>
        </w:rPr>
        <mc:AlternateContent>
          <mc:Choice Requires="wps">
            <w:drawing>
              <wp:anchor distT="0" distB="0" distL="114300" distR="114300" simplePos="0" relativeHeight="251672576" behindDoc="0" locked="0" layoutInCell="1" allowOverlap="1" wp14:anchorId="06668C4E" wp14:editId="27214AFA">
                <wp:simplePos x="0" y="0"/>
                <wp:positionH relativeFrom="column">
                  <wp:posOffset>862330</wp:posOffset>
                </wp:positionH>
                <wp:positionV relativeFrom="paragraph">
                  <wp:posOffset>101989</wp:posOffset>
                </wp:positionV>
                <wp:extent cx="2573020" cy="412750"/>
                <wp:effectExtent l="0" t="0" r="0" b="6350"/>
                <wp:wrapNone/>
                <wp:docPr id="1535501348" name="Text Box 121"/>
                <wp:cNvGraphicFramePr/>
                <a:graphic xmlns:a="http://schemas.openxmlformats.org/drawingml/2006/main">
                  <a:graphicData uri="http://schemas.microsoft.com/office/word/2010/wordprocessingShape">
                    <wps:wsp>
                      <wps:cNvSpPr txBox="1"/>
                      <wps:spPr>
                        <a:xfrm>
                          <a:off x="0" y="0"/>
                          <a:ext cx="2573020" cy="412750"/>
                        </a:xfrm>
                        <a:prstGeom prst="rect">
                          <a:avLst/>
                        </a:prstGeom>
                        <a:noFill/>
                        <a:ln w="6350">
                          <a:noFill/>
                        </a:ln>
                      </wps:spPr>
                      <wps:txbx>
                        <w:txbxContent>
                          <w:p w:rsidRPr="00EA6955" w:rsidR="00544B50" w:rsidP="00544B50" w:rsidRDefault="00544B50" w14:paraId="5764EF5D" w14:textId="77777777">
                            <w:pPr>
                              <w:jc w:val="center"/>
                              <w:rPr>
                                <w:rFonts w:ascii="Montserrat" w:hAnsi="Montserrat"/>
                                <w:b/>
                                <w:bCs/>
                                <w:sz w:val="18"/>
                                <w:szCs w:val="18"/>
                                <w:lang w:val="en-IN"/>
                              </w:rPr>
                            </w:pPr>
                            <w:r>
                              <w:rPr>
                                <w:rFonts w:ascii="Montserrat" w:hAnsi="Montserrat"/>
                                <w:bCs/>
                                <w:sz w:val="18"/>
                                <w:szCs w:val="18"/>
                                <w:lang w:val="en-IN"/>
                              </w:rPr>
                              <w:t>SCIENCE AND</w:t>
                            </w:r>
                            <w:r>
                              <w:rPr>
                                <w:rFonts w:ascii="Montserrat" w:hAnsi="Montserrat"/>
                                <w:bCs/>
                                <w:sz w:val="18"/>
                                <w:szCs w:val="18"/>
                                <w:lang w:val="en-IN"/>
                              </w:rPr>
                              <w:br/>
                            </w:r>
                            <w:r>
                              <w:rPr>
                                <w:rFonts w:ascii="Montserrat" w:hAnsi="Montserrat"/>
                                <w:bCs/>
                                <w:sz w:val="18"/>
                                <w:szCs w:val="18"/>
                                <w:lang w:val="en-IN"/>
                              </w:rPr>
                              <w:t>MATHEMATICS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CF6BD0">
              <v:shape id="_x0000_s1032" style="position:absolute;margin-left:67.9pt;margin-top:8.05pt;width:202.6pt;height: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" w14:anchorId="06668C4E">
                <v:textbox>
                  <w:txbxContent>
                    <w:p w:rsidRPr="00EA6955" w:rsidR="00544B50" w:rsidP="00544B50" w:rsidRDefault="00544B50" w14:paraId="52CACEC6" w14:textId="77777777">
                      <w:pPr>
                        <w:jc w:val="center"/>
                        <w:rPr>
                          <w:rFonts w:ascii="Montserrat" w:hAnsi="Montserrat"/>
                          <w:b/>
                          <w:bCs/>
                          <w:sz w:val="18"/>
                          <w:szCs w:val="18"/>
                          <w:lang w:val="en-IN"/>
                        </w:rPr>
                      </w:pPr>
                      <w:r>
                        <w:rPr>
                          <w:rFonts w:ascii="Montserrat" w:hAnsi="Montserrat"/>
                          <w:bCs/>
                          <w:sz w:val="18"/>
                          <w:szCs w:val="18"/>
                          <w:lang w:val="en-IN"/>
                        </w:rPr>
                        <w:t>SCIENCE AND</w:t>
                      </w:r>
                      <w:r>
                        <w:rPr>
                          <w:rFonts w:ascii="Montserrat" w:hAnsi="Montserrat"/>
                          <w:bCs/>
                          <w:sz w:val="18"/>
                          <w:szCs w:val="18"/>
                          <w:lang w:val="en-IN"/>
                        </w:rPr>
                        <w:br/>
                      </w:r>
                      <w:r>
                        <w:rPr>
                          <w:rFonts w:ascii="Montserrat" w:hAnsi="Montserrat"/>
                          <w:bCs/>
                          <w:sz w:val="18"/>
                          <w:szCs w:val="18"/>
                          <w:lang w:val="en-IN"/>
                        </w:rPr>
                        <w:t>MATHEMATICS</w:t>
                      </w:r>
                    </w:p>
                  </w:txbxContent>
                </v:textbox>
              </v:shape>
            </w:pict>
          </mc:Fallback>
        </mc:AlternateContent>
      </w:r>
      <w:r>
        <w:rPr>
          <w:noProof/>
          <w:sz w:val="17"/>
          <w14:ligatures w14:val="standardContextual"/>
        </w:rPr>
        <mc:AlternateContent>
          <mc:Choice Requires="wps">
            <w:drawing>
              <wp:anchor distT="0" distB="0" distL="114300" distR="114300" simplePos="0" relativeHeight="251667456" behindDoc="0" locked="0" layoutInCell="1" allowOverlap="1" wp14:anchorId="43462CF7" wp14:editId="7637D8E4">
                <wp:simplePos x="0" y="0"/>
                <wp:positionH relativeFrom="column">
                  <wp:posOffset>958461</wp:posOffset>
                </wp:positionH>
                <wp:positionV relativeFrom="paragraph">
                  <wp:posOffset>111125</wp:posOffset>
                </wp:positionV>
                <wp:extent cx="2324735" cy="352425"/>
                <wp:effectExtent l="19050" t="19050" r="18415" b="28575"/>
                <wp:wrapNone/>
                <wp:docPr id="130414348"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vg="http://schemas.microsoft.com/office/drawing/2016/SVG/main" xmlns:a14="http://schemas.microsoft.com/office/drawing/2010/main">
            <w:pict w14:anchorId="1BC81865">
              <v:rect id="Rectangle 120" style="position:absolute;margin-left:75.45pt;margin-top:8.75pt;width:183.05pt;height:27.75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95b3d7 [1940]" strokeweight="3pt" w14:anchorId="457C90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"/>
            </w:pict>
          </mc:Fallback>
        </mc:AlternateContent>
      </w:r>
    </w:p>
    <w:p w:rsidR="00544B50" w:rsidP="00544B50" w:rsidRDefault="00544B50" w14:paraId="5ED60E08" w14:textId="77777777">
      <w:pPr>
        <w:pStyle w:val="BodyText"/>
        <w:spacing w:before="2"/>
        <w:rPr>
          <w:sz w:val="17"/>
        </w:rPr>
      </w:pPr>
    </w:p>
    <w:p w:rsidR="00544B50" w:rsidP="00E97F44" w:rsidRDefault="00544B50" w14:paraId="3C6CA1E1" w14:textId="77777777"/>
    <w:p w:rsidR="006439DD" w:rsidP="00E97F44" w:rsidRDefault="006439DD" w14:paraId="3817A812" w14:textId="4BB9DC3C"/>
    <w:p w:rsidR="006439DD" w:rsidP="00E97F44" w:rsidRDefault="006439DD" w14:paraId="7ED6E736" w14:textId="1CD38742">
      <w:r>
        <w:t>In case the there is a match populate content</w:t>
      </w:r>
    </w:p>
    <w:p w:rsidR="006439DD" w:rsidP="00E97F44" w:rsidRDefault="006439DD" w14:paraId="55DB6704" w14:textId="4DCDACD4">
      <w:r w:rsidRPr="7C15921F">
        <w:rPr>
          <w:lang w:val="en-US"/>
        </w:rPr>
        <w:t>“</w:t>
      </w:r>
      <w:r w:rsidRPr="7C15921F" w:rsidR="00203C4C">
        <w:rPr>
          <w:lang w:val="en-US"/>
        </w:rPr>
        <w:t>Congratulations________! Your preferences perfectly align with the test results. This alignment suggests that you're on the right path and your goals are well-suited to your strengths and interests. Keep pursuing your dreams with confidence, knowing that you have a solid foundation to build on."</w:t>
      </w:r>
    </w:p>
    <w:p w:rsidR="00D66CD2" w:rsidP="00E97F44" w:rsidRDefault="00D66CD2" w14:paraId="3C1E41DE" w14:textId="77777777"/>
    <w:p w:rsidR="00D66CD2" w:rsidP="00E97F44" w:rsidRDefault="00D66CD2" w14:paraId="5C4BF97E" w14:textId="7E3B5627">
      <w:r>
        <w:t>In case there is no match populate content</w:t>
      </w:r>
    </w:p>
    <w:p w:rsidR="00F7038D" w:rsidP="00E97F44" w:rsidRDefault="00D66CD2" w14:paraId="4EC252BE" w14:textId="2AE3F982">
      <w:r w:rsidRPr="7C15921F">
        <w:rPr>
          <w:lang w:val="en-US"/>
        </w:rPr>
        <w:t>“Your preferences do not align with the test results. While this may be disappointing, it’s important to remember that these results are just one piece of the puzzle. Consider this an opportunity to explore new possibilities or to reflect on your goals and make any necessary adjustments to align your aspirations with your strengths."</w:t>
      </w:r>
    </w:p>
    <w:p w:rsidR="00F7038D" w:rsidRDefault="00F7038D" w14:paraId="06E7B983" w14:textId="77777777">
      <w:r>
        <w:br w:type="page"/>
      </w:r>
    </w:p>
    <w:p w:rsidR="00D66CD2" w:rsidP="00F7038D" w:rsidRDefault="00F7038D" w14:paraId="43298519" w14:textId="69C2B1E4">
      <w:pPr>
        <w:pStyle w:val="Heading1"/>
      </w:pPr>
      <w:r>
        <w:t>SECTION 8</w:t>
      </w:r>
    </w:p>
    <w:p w:rsidR="00F7038D" w:rsidP="00806B81" w:rsidRDefault="00806B81" w14:paraId="4BD5995C" w14:textId="68BE00D5">
      <w:pPr>
        <w:pStyle w:val="Heading1"/>
      </w:pPr>
      <w:r>
        <w:t>Future Suggestions:</w:t>
      </w:r>
    </w:p>
    <w:p w:rsidR="00806B81" w:rsidP="00806B81" w:rsidRDefault="00F32CFB" w14:paraId="23E719F5" w14:textId="77517E7E">
      <w:r>
        <w:t>Populate content for topmost personality code</w:t>
      </w:r>
    </w:p>
    <w:p w:rsidR="00F32CFB" w:rsidP="00806B81" w:rsidRDefault="00530621" w14:paraId="0B48FDEB" w14:textId="625CF164">
      <w:r>
        <w:t>For example:</w:t>
      </w:r>
    </w:p>
    <w:p w:rsidR="00530621" w:rsidP="00806B81" w:rsidRDefault="00530621" w14:paraId="4016408F" w14:textId="36826238">
      <w:r>
        <w:t>Realistic: 8</w:t>
      </w:r>
    </w:p>
    <w:p w:rsidR="00530621" w:rsidP="00806B81" w:rsidRDefault="00530621" w14:paraId="44B5A063" w14:textId="74EE7DC5">
      <w:r>
        <w:t>Investigative: 7</w:t>
      </w:r>
    </w:p>
    <w:p w:rsidR="00530621" w:rsidP="00806B81" w:rsidRDefault="00530621" w14:paraId="6B2F0C8E" w14:textId="2835426F">
      <w:r>
        <w:t>Artistic: 6</w:t>
      </w:r>
    </w:p>
    <w:p w:rsidR="00530621" w:rsidP="00806B81" w:rsidRDefault="00530621" w14:paraId="72E20749" w14:textId="77777777"/>
    <w:p w:rsidR="00530621" w:rsidP="00806B81" w:rsidRDefault="00530621" w14:paraId="4B28E505" w14:textId="4CBD9A3E">
      <w:r w:rsidRPr="6951E1EC">
        <w:rPr>
          <w:lang w:val="en-US"/>
        </w:rPr>
        <w:t xml:space="preserve">Then </w:t>
      </w:r>
      <w:proofErr w:type="spellStart"/>
      <w:r w:rsidRPr="6951E1EC">
        <w:rPr>
          <w:lang w:val="en-US"/>
        </w:rPr>
        <w:t>p</w:t>
      </w:r>
      <w:del w:author="Prasad Khake" w:date="2025-02-28T17:39:00Z" w:id="8">
        <w:r w:rsidRPr="6951E1EC" w:rsidDel="00530621">
          <w:rPr>
            <w:lang w:val="en-US"/>
          </w:rPr>
          <w:delText>o</w:delText>
        </w:r>
        <w:r>
          <w:tab/>
        </w:r>
      </w:del>
      <w:r w:rsidRPr="6951E1EC">
        <w:rPr>
          <w:lang w:val="en-US"/>
        </w:rPr>
        <w:t>pulate</w:t>
      </w:r>
      <w:proofErr w:type="spellEnd"/>
      <w:r w:rsidRPr="6951E1EC">
        <w:rPr>
          <w:lang w:val="en-US"/>
        </w:rPr>
        <w:t xml:space="preserve"> content for Realistic</w:t>
      </w:r>
    </w:p>
    <w:p w:rsidR="00530621" w:rsidP="00806B81" w:rsidRDefault="00530621" w14:paraId="4ED91495" w14:textId="77777777"/>
    <w:p w:rsidR="00530621" w:rsidP="00806B81" w:rsidRDefault="00530621" w14:paraId="484663FB" w14:textId="74B6009B">
      <w:r>
        <w:t>In case of tie</w:t>
      </w:r>
      <w:r w:rsidR="006719AD">
        <w:t xml:space="preserve"> in personality codes</w:t>
      </w:r>
    </w:p>
    <w:p w:rsidR="006719AD" w:rsidP="7C15921F" w:rsidRDefault="006719AD" w14:paraId="58612A32" w14:textId="237FAF9A">
      <w:pPr>
        <w:rPr>
          <w:lang w:val="en-US"/>
        </w:rPr>
      </w:pPr>
      <w:r w:rsidRPr="7C15921F">
        <w:rPr>
          <w:lang w:val="en-US"/>
        </w:rPr>
        <w:t>For example</w:t>
      </w:r>
    </w:p>
    <w:p w:rsidR="006719AD" w:rsidP="006719AD" w:rsidRDefault="006719AD" w14:paraId="176C332B" w14:textId="236F482F">
      <w:r>
        <w:t xml:space="preserve">Realistic: </w:t>
      </w:r>
      <w:r w:rsidR="00484E1B">
        <w:t>6</w:t>
      </w:r>
    </w:p>
    <w:p w:rsidR="006719AD" w:rsidP="006719AD" w:rsidRDefault="006719AD" w14:paraId="2CF3B264" w14:textId="162B514E">
      <w:r>
        <w:t xml:space="preserve">Investigative: </w:t>
      </w:r>
      <w:r w:rsidR="00484E1B">
        <w:t>6</w:t>
      </w:r>
    </w:p>
    <w:p w:rsidR="006719AD" w:rsidP="006719AD" w:rsidRDefault="006719AD" w14:paraId="1C0F81E5" w14:textId="77777777">
      <w:r>
        <w:t>Artistic: 6</w:t>
      </w:r>
    </w:p>
    <w:p w:rsidR="006719AD" w:rsidP="00806B81" w:rsidRDefault="006719AD" w14:paraId="7E9AE5BB" w14:textId="77777777"/>
    <w:p w:rsidR="00BA7789" w:rsidP="00BA7789" w:rsidRDefault="006719AD" w14:paraId="55A85655" w14:textId="7398BE17">
      <w:r>
        <w:t>Go by the following order</w:t>
      </w:r>
    </w:p>
    <w:p w:rsidR="000D77C4" w:rsidP="000D77C4" w:rsidRDefault="00BA7789" w14:paraId="34CD1938" w14:textId="77777777">
      <w:r>
        <w:t>Social</w:t>
      </w:r>
    </w:p>
    <w:p w:rsidRPr="00806B81" w:rsidR="000D77C4" w:rsidP="000D77C4" w:rsidRDefault="000D77C4" w14:paraId="69B2E8D8" w14:textId="72C6197F">
      <w:r>
        <w:t>Conventional</w:t>
      </w:r>
    </w:p>
    <w:p w:rsidR="000D77C4" w:rsidP="000D77C4" w:rsidRDefault="000D77C4" w14:paraId="5468FE6E" w14:textId="77777777">
      <w:r>
        <w:t>Enterprising</w:t>
      </w:r>
    </w:p>
    <w:p w:rsidR="00BA7789" w:rsidP="00BA7789" w:rsidRDefault="00BA7789" w14:paraId="18B8C641" w14:textId="77777777">
      <w:r>
        <w:t>Investigative</w:t>
      </w:r>
    </w:p>
    <w:p w:rsidR="006719AD" w:rsidP="00806B81" w:rsidRDefault="006719AD" w14:paraId="68D533FC" w14:textId="3E246FD6">
      <w:r>
        <w:t>Realistic</w:t>
      </w:r>
    </w:p>
    <w:p w:rsidR="00BA7789" w:rsidP="00BA7789" w:rsidRDefault="006719AD" w14:paraId="0ADD8AE3" w14:textId="697A468D">
      <w:r>
        <w:t>Art</w:t>
      </w:r>
      <w:r w:rsidR="00BA7789">
        <w:t>istic</w:t>
      </w:r>
    </w:p>
    <w:p w:rsidR="00484E1B" w:rsidP="00BA7789" w:rsidRDefault="00484E1B" w14:paraId="662FEEB6" w14:textId="77777777"/>
    <w:p w:rsidR="00484E1B" w:rsidP="00BA7789" w:rsidRDefault="00484E1B" w14:paraId="215FBF85" w14:textId="2BF9C17E">
      <w:r>
        <w:t>Hence in present scenario, populate content for Investigative</w:t>
      </w:r>
    </w:p>
    <w:p w:rsidR="00484E1B" w:rsidP="00C86EF4" w:rsidRDefault="00C86EF4" w14:paraId="12485023" w14:textId="78EAE978">
      <w:pPr>
        <w:pStyle w:val="Heading1"/>
      </w:pPr>
      <w:r>
        <w:t>Recommendations</w:t>
      </w:r>
    </w:p>
    <w:p w:rsidR="007201B0" w:rsidP="00C86EF4" w:rsidRDefault="007201B0" w14:paraId="71FAE74D" w14:textId="77777777"/>
    <w:p w:rsidR="00B169DC" w:rsidP="00C86EF4" w:rsidRDefault="00B169DC" w14:paraId="4D8171E0" w14:textId="1CDD5462">
      <w:r>
        <w:t>1. Check abilities in top 3 pathways</w:t>
      </w:r>
    </w:p>
    <w:p w:rsidR="00754F1C" w:rsidP="00C86EF4" w:rsidRDefault="00B169DC" w14:paraId="6A2A2576" w14:textId="3C80BB60">
      <w:r>
        <w:t xml:space="preserve">2. </w:t>
      </w:r>
      <w:r w:rsidR="00754F1C">
        <w:t>Create a count of all the missing abilit</w:t>
      </w:r>
      <w:r w:rsidR="00B62DB9">
        <w:t>y Ranks</w:t>
      </w:r>
      <w:r w:rsidR="007D6B00">
        <w:t xml:space="preserve"> for each Ab</w:t>
      </w:r>
    </w:p>
    <w:p w:rsidR="000A5025" w:rsidP="000A5025" w:rsidRDefault="00B62DB9" w14:paraId="4C57B3E8" w14:textId="34A85284">
      <w:r>
        <w:t>3. Compare the count</w:t>
      </w:r>
      <w:r w:rsidR="000A5025">
        <w:t xml:space="preserve"> </w:t>
      </w:r>
    </w:p>
    <w:p w:rsidR="00B62DB9" w:rsidP="007D6B00" w:rsidRDefault="000A5025" w14:paraId="5910F5AC" w14:textId="10E6D7E3">
      <w:r>
        <w:t>4. Select ability with maximum coun</w:t>
      </w:r>
      <w:r w:rsidR="007D6B00">
        <w:t>t</w:t>
      </w:r>
    </w:p>
    <w:p w:rsidR="007201B0" w:rsidP="007201B0" w:rsidRDefault="007D6B00" w14:paraId="27A03A60" w14:textId="09F1D0A1">
      <w:r>
        <w:t xml:space="preserve">5. If there is a tie, select better suited Ab (Ab1 is most important, Ab </w:t>
      </w:r>
      <w:r w:rsidR="007201B0">
        <w:t>10 is least important)</w:t>
      </w:r>
    </w:p>
    <w:p w:rsidR="00B62DB9" w:rsidP="00C86EF4" w:rsidRDefault="00B62DB9" w14:paraId="5A11D436" w14:textId="77777777"/>
    <w:p w:rsidR="00AD141F" w:rsidP="00C86EF4" w:rsidRDefault="00AD141F" w14:paraId="0957FD1A" w14:textId="77777777"/>
    <w:p w:rsidR="00AD141F" w:rsidP="00C86EF4" w:rsidRDefault="00AD141F" w14:paraId="76DC7E70" w14:textId="41B6263A">
      <w:r>
        <w:t>For example:</w:t>
      </w:r>
    </w:p>
    <w:p w:rsidR="00AD141F" w:rsidP="00C86EF4" w:rsidRDefault="00AD141F" w14:paraId="12FD9863" w14:textId="36668EC5">
      <w:r w:rsidRPr="7C15921F">
        <w:rPr>
          <w:lang w:val="en-US"/>
        </w:rPr>
        <w:t xml:space="preserve">In case of </w:t>
      </w:r>
      <w:r w:rsidRPr="7C15921F" w:rsidR="00AF2D5A">
        <w:rPr>
          <w:lang w:val="en-US"/>
        </w:rPr>
        <w:t>Student M from section 6, example 2.</w:t>
      </w:r>
    </w:p>
    <w:p w:rsidR="00AF2D5A" w:rsidP="00C86EF4" w:rsidRDefault="00AF2D5A" w14:paraId="2CE7BF0D" w14:textId="77777777"/>
    <w:p w:rsidR="00712EC5" w:rsidP="00C86EF4" w:rsidRDefault="007201B0" w14:paraId="00763F89" w14:textId="659A9A7D">
      <w:pPr>
        <w:rPr>
          <w:lang w:val="de-DE"/>
        </w:rPr>
      </w:pPr>
      <w:r w:rsidRPr="007201B0">
        <w:rPr>
          <w:lang w:val="de-DE"/>
        </w:rPr>
        <w:t>Student M has Ab 6, Ab,</w:t>
      </w:r>
      <w:r>
        <w:rPr>
          <w:lang w:val="de-DE"/>
        </w:rPr>
        <w:t xml:space="preserve"> 7, Ab 8, Ab 9 and Ab 10</w:t>
      </w:r>
    </w:p>
    <w:p w:rsidR="007201B0" w:rsidP="00C86EF4" w:rsidRDefault="007201B0" w14:paraId="7AA7BB88" w14:textId="1E7526BD">
      <w:pPr>
        <w:rPr>
          <w:lang w:val="de-DE"/>
        </w:rPr>
      </w:pPr>
      <w:r w:rsidRPr="007201B0">
        <w:rPr>
          <w:lang w:val="de-DE"/>
        </w:rPr>
        <w:t>Student M does not have Ab1, Ab2, Ab 3, Ab 4, Ab</w:t>
      </w:r>
      <w:r>
        <w:rPr>
          <w:lang w:val="de-DE"/>
        </w:rPr>
        <w:t xml:space="preserve"> 5</w:t>
      </w:r>
    </w:p>
    <w:p w:rsidR="00AD1DD1" w:rsidP="00C86EF4" w:rsidRDefault="00AD1DD1" w14:paraId="3B13F47D" w14:textId="2087C321">
      <w:pPr>
        <w:rPr>
          <w:lang w:val="de-DE"/>
        </w:rPr>
      </w:pPr>
    </w:p>
    <w:p w:rsidR="00D112A9" w:rsidP="00C86EF4" w:rsidRDefault="00D112A9" w14:paraId="513B96E9" w14:textId="0F9875A0">
      <w:pPr>
        <w:rPr>
          <w:lang w:val="de-DE"/>
        </w:rPr>
      </w:pPr>
      <w:r>
        <w:rPr>
          <w:lang w:val="de-DE"/>
        </w:rPr>
        <w:t>1. Check abilities in top 3 pathways</w:t>
      </w:r>
    </w:p>
    <w:tbl>
      <w:tblPr>
        <w:tblStyle w:val="GridTable4-Accent1"/>
        <w:tblW w:w="5495" w:type="pct"/>
        <w:tblLook w:val="06A0" w:firstRow="1" w:lastRow="0" w:firstColumn="1" w:lastColumn="0" w:noHBand="1" w:noVBand="1"/>
      </w:tblPr>
      <w:tblGrid>
        <w:gridCol w:w="399"/>
        <w:gridCol w:w="3723"/>
        <w:gridCol w:w="445"/>
        <w:gridCol w:w="445"/>
        <w:gridCol w:w="445"/>
        <w:gridCol w:w="629"/>
        <w:gridCol w:w="629"/>
        <w:gridCol w:w="629"/>
        <w:gridCol w:w="629"/>
        <w:gridCol w:w="629"/>
        <w:gridCol w:w="629"/>
        <w:gridCol w:w="629"/>
        <w:gridCol w:w="629"/>
        <w:gridCol w:w="629"/>
        <w:gridCol w:w="741"/>
      </w:tblGrid>
      <w:tr w:rsidRPr="005A041C" w:rsidR="00D112A9" w:rsidTr="000C79A5" w14:paraId="4101A2A7"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68" w:type="pct"/>
          </w:tcPr>
          <w:p w:rsidRPr="005A041C" w:rsidR="00D112A9" w:rsidP="000C79A5" w:rsidRDefault="00D112A9" w14:paraId="000400C9" w14:textId="77777777">
            <w:pPr>
              <w:rPr>
                <w:rFonts w:ascii="Calibri" w:hAnsi="Calibri" w:eastAsia="Times New Roman" w:cs="Calibri"/>
                <w:color w:val="000000"/>
                <w:lang w:val="en-IN"/>
              </w:rPr>
            </w:pPr>
          </w:p>
        </w:tc>
        <w:tc>
          <w:tcPr>
            <w:tcW w:w="1570" w:type="pct"/>
            <w:noWrap/>
            <w:hideMark/>
          </w:tcPr>
          <w:p w:rsidRPr="005A041C" w:rsidR="00D112A9" w:rsidP="000C79A5" w:rsidRDefault="00D112A9" w14:paraId="349ED6B1"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Pr>
                <w:rFonts w:ascii="Calibri" w:hAnsi="Calibri" w:eastAsia="Times New Roman" w:cs="Calibri"/>
                <w:color w:val="000000"/>
                <w:lang w:val="en-IN"/>
              </w:rPr>
              <w:t>Pathway</w:t>
            </w:r>
          </w:p>
        </w:tc>
        <w:tc>
          <w:tcPr>
            <w:tcW w:w="188" w:type="pct"/>
            <w:noWrap/>
            <w:hideMark/>
          </w:tcPr>
          <w:p w:rsidRPr="005A041C" w:rsidR="00D112A9" w:rsidP="000C79A5" w:rsidRDefault="00D112A9" w14:paraId="4C9F1C91"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1</w:t>
            </w:r>
          </w:p>
        </w:tc>
        <w:tc>
          <w:tcPr>
            <w:tcW w:w="188" w:type="pct"/>
            <w:noWrap/>
            <w:hideMark/>
          </w:tcPr>
          <w:p w:rsidRPr="005A041C" w:rsidR="00D112A9" w:rsidP="000C79A5" w:rsidRDefault="00D112A9" w14:paraId="0F17CD4B"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2</w:t>
            </w:r>
          </w:p>
        </w:tc>
        <w:tc>
          <w:tcPr>
            <w:tcW w:w="188" w:type="pct"/>
            <w:noWrap/>
            <w:hideMark/>
          </w:tcPr>
          <w:p w:rsidRPr="005A041C" w:rsidR="00D112A9" w:rsidP="000C79A5" w:rsidRDefault="00D112A9" w14:paraId="1F2B738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8F1ED3">
              <w:rPr>
                <w:rFonts w:ascii="Calibri" w:hAnsi="Calibri" w:eastAsia="Times New Roman" w:cs="Calibri"/>
                <w:color w:val="000000"/>
                <w:lang w:val="en-IN"/>
              </w:rPr>
              <w:t>P</w:t>
            </w:r>
            <w:r w:rsidRPr="005A041C">
              <w:rPr>
                <w:rFonts w:ascii="Calibri" w:hAnsi="Calibri" w:eastAsia="Times New Roman" w:cs="Calibri"/>
                <w:color w:val="000000"/>
                <w:lang w:val="en-IN"/>
              </w:rPr>
              <w:t>3</w:t>
            </w:r>
          </w:p>
        </w:tc>
        <w:tc>
          <w:tcPr>
            <w:tcW w:w="265" w:type="pct"/>
            <w:noWrap/>
            <w:hideMark/>
          </w:tcPr>
          <w:p w:rsidRPr="005A041C" w:rsidR="00D112A9" w:rsidP="000C79A5" w:rsidRDefault="00D112A9" w14:paraId="60FC3EE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1</w:t>
            </w:r>
          </w:p>
        </w:tc>
        <w:tc>
          <w:tcPr>
            <w:tcW w:w="265" w:type="pct"/>
            <w:noWrap/>
            <w:hideMark/>
          </w:tcPr>
          <w:p w:rsidRPr="005A041C" w:rsidR="00D112A9" w:rsidP="000C79A5" w:rsidRDefault="00D112A9" w14:paraId="480753C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 xml:space="preserve">b </w:t>
            </w:r>
            <w:r w:rsidRPr="005A041C">
              <w:rPr>
                <w:rFonts w:ascii="Calibri" w:hAnsi="Calibri" w:eastAsia="Times New Roman" w:cs="Calibri"/>
                <w:color w:val="000000"/>
                <w:lang w:val="en-IN"/>
              </w:rPr>
              <w:t>2</w:t>
            </w:r>
          </w:p>
        </w:tc>
        <w:tc>
          <w:tcPr>
            <w:tcW w:w="265" w:type="pct"/>
            <w:noWrap/>
            <w:hideMark/>
          </w:tcPr>
          <w:p w:rsidRPr="005A041C" w:rsidR="00D112A9" w:rsidP="000C79A5" w:rsidRDefault="00D112A9" w14:paraId="5C26DEC6"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w:t>
            </w:r>
            <w:r>
              <w:rPr>
                <w:rFonts w:ascii="Calibri" w:hAnsi="Calibri" w:eastAsia="Times New Roman" w:cs="Calibri"/>
                <w:color w:val="000000"/>
                <w:lang w:val="en-IN"/>
              </w:rPr>
              <w:t>b</w:t>
            </w:r>
            <w:r w:rsidRPr="005A041C">
              <w:rPr>
                <w:rFonts w:ascii="Calibri" w:hAnsi="Calibri" w:eastAsia="Times New Roman" w:cs="Calibri"/>
                <w:color w:val="000000"/>
                <w:lang w:val="en-IN"/>
              </w:rPr>
              <w:t xml:space="preserve"> 3</w:t>
            </w:r>
          </w:p>
        </w:tc>
        <w:tc>
          <w:tcPr>
            <w:tcW w:w="265" w:type="pct"/>
            <w:noWrap/>
            <w:hideMark/>
          </w:tcPr>
          <w:p w:rsidRPr="005A041C" w:rsidR="00D112A9" w:rsidP="000C79A5" w:rsidRDefault="00D112A9" w14:paraId="5A3D431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4</w:t>
            </w:r>
          </w:p>
        </w:tc>
        <w:tc>
          <w:tcPr>
            <w:tcW w:w="265" w:type="pct"/>
            <w:noWrap/>
            <w:hideMark/>
          </w:tcPr>
          <w:p w:rsidRPr="005A041C" w:rsidR="00D112A9" w:rsidP="000C79A5" w:rsidRDefault="00D112A9" w14:paraId="7B42EE0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5</w:t>
            </w:r>
          </w:p>
        </w:tc>
        <w:tc>
          <w:tcPr>
            <w:tcW w:w="265" w:type="pct"/>
            <w:shd w:val="clear" w:color="auto" w:fill="C2D69B" w:themeFill="accent3" w:themeFillTint="99"/>
            <w:noWrap/>
            <w:hideMark/>
          </w:tcPr>
          <w:p w:rsidRPr="005A041C" w:rsidR="00D112A9" w:rsidP="000C79A5" w:rsidRDefault="00D112A9" w14:paraId="51B1FF8C"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6</w:t>
            </w:r>
          </w:p>
        </w:tc>
        <w:tc>
          <w:tcPr>
            <w:tcW w:w="265" w:type="pct"/>
            <w:shd w:val="clear" w:color="auto" w:fill="C2D69B" w:themeFill="accent3" w:themeFillTint="99"/>
            <w:noWrap/>
            <w:hideMark/>
          </w:tcPr>
          <w:p w:rsidRPr="005A041C" w:rsidR="00D112A9" w:rsidP="000C79A5" w:rsidRDefault="00D112A9" w14:paraId="34A56D82"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7</w:t>
            </w:r>
          </w:p>
        </w:tc>
        <w:tc>
          <w:tcPr>
            <w:tcW w:w="265" w:type="pct"/>
            <w:shd w:val="clear" w:color="auto" w:fill="C2D69B" w:themeFill="accent3" w:themeFillTint="99"/>
            <w:noWrap/>
            <w:hideMark/>
          </w:tcPr>
          <w:p w:rsidRPr="005A041C" w:rsidR="00D112A9" w:rsidP="000C79A5" w:rsidRDefault="00D112A9" w14:paraId="4966F14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8</w:t>
            </w:r>
          </w:p>
        </w:tc>
        <w:tc>
          <w:tcPr>
            <w:tcW w:w="265" w:type="pct"/>
            <w:shd w:val="clear" w:color="auto" w:fill="C2D69B" w:themeFill="accent3" w:themeFillTint="99"/>
            <w:noWrap/>
            <w:hideMark/>
          </w:tcPr>
          <w:p w:rsidRPr="005A041C" w:rsidR="00D112A9" w:rsidP="000C79A5" w:rsidRDefault="00D112A9" w14:paraId="0D436E4A"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9</w:t>
            </w:r>
          </w:p>
        </w:tc>
        <w:tc>
          <w:tcPr>
            <w:tcW w:w="312" w:type="pct"/>
            <w:shd w:val="clear" w:color="auto" w:fill="C2D69B" w:themeFill="accent3" w:themeFillTint="99"/>
            <w:noWrap/>
            <w:hideMark/>
          </w:tcPr>
          <w:p w:rsidRPr="005A041C" w:rsidR="00D112A9" w:rsidP="000C79A5" w:rsidRDefault="00D112A9" w14:paraId="6EEACE84"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Ab 10</w:t>
            </w:r>
          </w:p>
        </w:tc>
      </w:tr>
      <w:tr w:rsidRPr="005A041C" w:rsidR="00D112A9" w:rsidTr="000C79A5" w14:paraId="6A9F10AE" w14:textId="77777777">
        <w:trPr>
          <w:trHeight w:val="292"/>
        </w:trPr>
        <w:tc>
          <w:tcPr>
            <w:cnfStyle w:val="001000000000" w:firstRow="0" w:lastRow="0" w:firstColumn="1" w:lastColumn="0" w:oddVBand="0" w:evenVBand="0" w:oddHBand="0" w:evenHBand="0" w:firstRowFirstColumn="0" w:firstRowLastColumn="0" w:lastRowFirstColumn="0" w:lastRowLastColumn="0"/>
            <w:tcW w:w="168" w:type="pct"/>
          </w:tcPr>
          <w:p w:rsidRPr="00810DE0" w:rsidR="00D112A9" w:rsidP="000C79A5" w:rsidRDefault="00D112A9" w14:paraId="76C9AE84"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11</w:t>
            </w:r>
          </w:p>
        </w:tc>
        <w:tc>
          <w:tcPr>
            <w:tcW w:w="1570" w:type="pct"/>
            <w:noWrap/>
            <w:hideMark/>
          </w:tcPr>
          <w:p w:rsidRPr="005A041C" w:rsidR="00D112A9" w:rsidP="000C79A5" w:rsidRDefault="00D112A9" w14:paraId="3238F39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Science and Mathematics</w:t>
            </w:r>
          </w:p>
        </w:tc>
        <w:tc>
          <w:tcPr>
            <w:tcW w:w="188" w:type="pct"/>
            <w:noWrap/>
            <w:hideMark/>
          </w:tcPr>
          <w:p w:rsidRPr="005A041C" w:rsidR="00D112A9" w:rsidP="000C79A5" w:rsidRDefault="00D112A9" w14:paraId="4DE5C89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88" w:type="pct"/>
            <w:noWrap/>
            <w:hideMark/>
          </w:tcPr>
          <w:p w:rsidRPr="005A041C" w:rsidR="00D112A9" w:rsidP="000C79A5" w:rsidRDefault="00D112A9" w14:paraId="034D0F7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C</w:t>
            </w:r>
          </w:p>
        </w:tc>
        <w:tc>
          <w:tcPr>
            <w:tcW w:w="188" w:type="pct"/>
            <w:noWrap/>
            <w:hideMark/>
          </w:tcPr>
          <w:p w:rsidRPr="005A041C" w:rsidR="00D112A9" w:rsidP="000C79A5" w:rsidRDefault="00D112A9" w14:paraId="3E56199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265" w:type="pct"/>
            <w:shd w:val="clear" w:color="auto" w:fill="E5B8B7" w:themeFill="accent2" w:themeFillTint="66"/>
            <w:noWrap/>
            <w:hideMark/>
          </w:tcPr>
          <w:p w:rsidRPr="005A041C" w:rsidR="00D112A9" w:rsidP="000C79A5" w:rsidRDefault="00D112A9" w14:paraId="081FE6B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265" w:type="pct"/>
            <w:shd w:val="clear" w:color="auto" w:fill="E5B8B7" w:themeFill="accent2" w:themeFillTint="66"/>
            <w:noWrap/>
            <w:hideMark/>
          </w:tcPr>
          <w:p w:rsidRPr="005A041C" w:rsidR="00D112A9" w:rsidP="000C79A5" w:rsidRDefault="00D112A9" w14:paraId="4AE38BF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265" w:type="pct"/>
            <w:shd w:val="clear" w:color="auto" w:fill="E5B8B7" w:themeFill="accent2" w:themeFillTint="66"/>
            <w:noWrap/>
            <w:hideMark/>
          </w:tcPr>
          <w:p w:rsidRPr="005A041C" w:rsidR="00D112A9" w:rsidP="000C79A5" w:rsidRDefault="00D112A9" w14:paraId="167D827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265" w:type="pct"/>
            <w:shd w:val="clear" w:color="auto" w:fill="E5B8B7" w:themeFill="accent2" w:themeFillTint="66"/>
            <w:noWrap/>
            <w:hideMark/>
          </w:tcPr>
          <w:p w:rsidRPr="005A041C" w:rsidR="00D112A9" w:rsidP="000C79A5" w:rsidRDefault="00D112A9" w14:paraId="68039D4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265" w:type="pct"/>
            <w:shd w:val="clear" w:color="auto" w:fill="E5B8B7" w:themeFill="accent2" w:themeFillTint="66"/>
            <w:noWrap/>
            <w:hideMark/>
          </w:tcPr>
          <w:p w:rsidRPr="005A041C" w:rsidR="00D112A9" w:rsidP="000C79A5" w:rsidRDefault="00D112A9" w14:paraId="6DB5522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265" w:type="pct"/>
            <w:shd w:val="clear" w:color="auto" w:fill="C2D69B" w:themeFill="accent3" w:themeFillTint="99"/>
            <w:noWrap/>
            <w:hideMark/>
          </w:tcPr>
          <w:p w:rsidRPr="005A041C" w:rsidR="00D112A9" w:rsidP="000C79A5" w:rsidRDefault="00D112A9" w14:paraId="601EA10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265" w:type="pct"/>
            <w:shd w:val="clear" w:color="auto" w:fill="C2D69B" w:themeFill="accent3" w:themeFillTint="99"/>
            <w:noWrap/>
            <w:hideMark/>
          </w:tcPr>
          <w:p w:rsidRPr="005A041C" w:rsidR="00D112A9" w:rsidP="000C79A5" w:rsidRDefault="00D112A9" w14:paraId="121550C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265" w:type="pct"/>
            <w:shd w:val="clear" w:color="auto" w:fill="C2D69B" w:themeFill="accent3" w:themeFillTint="99"/>
            <w:noWrap/>
            <w:hideMark/>
          </w:tcPr>
          <w:p w:rsidRPr="005A041C" w:rsidR="00D112A9" w:rsidP="000C79A5" w:rsidRDefault="00D112A9" w14:paraId="56C7DE9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265" w:type="pct"/>
            <w:shd w:val="clear" w:color="auto" w:fill="C2D69B" w:themeFill="accent3" w:themeFillTint="99"/>
            <w:noWrap/>
            <w:hideMark/>
          </w:tcPr>
          <w:p w:rsidRPr="005A041C" w:rsidR="00D112A9" w:rsidP="000C79A5" w:rsidRDefault="00D112A9" w14:paraId="4CB2547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312" w:type="pct"/>
            <w:shd w:val="clear" w:color="auto" w:fill="C2D69B" w:themeFill="accent3" w:themeFillTint="99"/>
            <w:noWrap/>
            <w:hideMark/>
          </w:tcPr>
          <w:p w:rsidRPr="005A041C" w:rsidR="00D112A9" w:rsidP="000C79A5" w:rsidRDefault="00D112A9" w14:paraId="705E3EE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r>
      <w:tr w:rsidRPr="005A041C" w:rsidR="00D112A9" w:rsidTr="000C79A5" w14:paraId="7257ED55" w14:textId="77777777">
        <w:trPr>
          <w:trHeight w:val="292"/>
        </w:trPr>
        <w:tc>
          <w:tcPr>
            <w:cnfStyle w:val="001000000000" w:firstRow="0" w:lastRow="0" w:firstColumn="1" w:lastColumn="0" w:oddVBand="0" w:evenVBand="0" w:oddHBand="0" w:evenHBand="0" w:firstRowFirstColumn="0" w:firstRowLastColumn="0" w:lastRowFirstColumn="0" w:lastRowLastColumn="0"/>
            <w:tcW w:w="168" w:type="pct"/>
          </w:tcPr>
          <w:p w:rsidRPr="00685E90" w:rsidR="00D112A9" w:rsidP="000C79A5" w:rsidRDefault="00D112A9" w14:paraId="734FE668" w14:textId="77777777">
            <w:pPr>
              <w:rPr>
                <w:rFonts w:ascii="Calibri" w:hAnsi="Calibri" w:eastAsia="Times New Roman" w:cs="Calibri"/>
                <w:b w:val="0"/>
                <w:bCs w:val="0"/>
                <w:color w:val="000000"/>
                <w:sz w:val="18"/>
                <w:szCs w:val="18"/>
                <w:lang w:val="en-IN"/>
              </w:rPr>
            </w:pPr>
            <w:r w:rsidRPr="00685E90">
              <w:rPr>
                <w:rFonts w:ascii="Calibri" w:hAnsi="Calibri" w:eastAsia="Times New Roman" w:cs="Calibri"/>
                <w:b w:val="0"/>
                <w:bCs w:val="0"/>
                <w:color w:val="000000"/>
                <w:sz w:val="18"/>
                <w:szCs w:val="18"/>
                <w:lang w:val="en-IN"/>
              </w:rPr>
              <w:t>13</w:t>
            </w:r>
          </w:p>
        </w:tc>
        <w:tc>
          <w:tcPr>
            <w:tcW w:w="1570" w:type="pct"/>
            <w:noWrap/>
            <w:hideMark/>
          </w:tcPr>
          <w:p w:rsidRPr="005A041C" w:rsidR="00D112A9" w:rsidP="000C79A5" w:rsidRDefault="00D112A9" w14:paraId="5B47260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Life Sciences /Medicine and Healthcare</w:t>
            </w:r>
          </w:p>
        </w:tc>
        <w:tc>
          <w:tcPr>
            <w:tcW w:w="188" w:type="pct"/>
            <w:noWrap/>
            <w:hideMark/>
          </w:tcPr>
          <w:p w:rsidRPr="005A041C" w:rsidR="00D112A9" w:rsidP="000C79A5" w:rsidRDefault="00D112A9" w14:paraId="5389E8E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88" w:type="pct"/>
            <w:noWrap/>
            <w:hideMark/>
          </w:tcPr>
          <w:p w:rsidRPr="005A041C" w:rsidR="00D112A9" w:rsidP="000C79A5" w:rsidRDefault="00D112A9" w14:paraId="6CB7C48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88" w:type="pct"/>
            <w:noWrap/>
            <w:hideMark/>
          </w:tcPr>
          <w:p w:rsidRPr="005A041C" w:rsidR="00D112A9" w:rsidP="000C79A5" w:rsidRDefault="00D112A9" w14:paraId="60FB18C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65" w:type="pct"/>
            <w:shd w:val="clear" w:color="auto" w:fill="E5B8B7" w:themeFill="accent2" w:themeFillTint="66"/>
            <w:noWrap/>
            <w:hideMark/>
          </w:tcPr>
          <w:p w:rsidRPr="005A041C" w:rsidR="00D112A9" w:rsidP="000C79A5" w:rsidRDefault="00D112A9" w14:paraId="1BF26AE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c>
          <w:tcPr>
            <w:tcW w:w="265" w:type="pct"/>
            <w:shd w:val="clear" w:color="auto" w:fill="E5B8B7" w:themeFill="accent2" w:themeFillTint="66"/>
            <w:noWrap/>
            <w:hideMark/>
          </w:tcPr>
          <w:p w:rsidRPr="005A041C" w:rsidR="00D112A9" w:rsidP="000C79A5" w:rsidRDefault="00D112A9" w14:paraId="3DFAF26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265" w:type="pct"/>
            <w:shd w:val="clear" w:color="auto" w:fill="E5B8B7" w:themeFill="accent2" w:themeFillTint="66"/>
            <w:noWrap/>
            <w:hideMark/>
          </w:tcPr>
          <w:p w:rsidRPr="005A041C" w:rsidR="00D112A9" w:rsidP="000C79A5" w:rsidRDefault="00D112A9" w14:paraId="5F317FB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265" w:type="pct"/>
            <w:shd w:val="clear" w:color="auto" w:fill="E5B8B7" w:themeFill="accent2" w:themeFillTint="66"/>
            <w:noWrap/>
            <w:hideMark/>
          </w:tcPr>
          <w:p w:rsidRPr="005A041C" w:rsidR="00D112A9" w:rsidP="000C79A5" w:rsidRDefault="00D112A9" w14:paraId="08FDF28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265" w:type="pct"/>
            <w:shd w:val="clear" w:color="auto" w:fill="E5B8B7" w:themeFill="accent2" w:themeFillTint="66"/>
            <w:noWrap/>
            <w:hideMark/>
          </w:tcPr>
          <w:p w:rsidRPr="005A041C" w:rsidR="00D112A9" w:rsidP="000C79A5" w:rsidRDefault="00D112A9" w14:paraId="114D73A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265" w:type="pct"/>
            <w:shd w:val="clear" w:color="auto" w:fill="C2D69B" w:themeFill="accent3" w:themeFillTint="99"/>
            <w:noWrap/>
            <w:hideMark/>
          </w:tcPr>
          <w:p w:rsidRPr="005A041C" w:rsidR="00D112A9" w:rsidP="000C79A5" w:rsidRDefault="00D112A9" w14:paraId="635B260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265" w:type="pct"/>
            <w:shd w:val="clear" w:color="auto" w:fill="C2D69B" w:themeFill="accent3" w:themeFillTint="99"/>
            <w:noWrap/>
            <w:hideMark/>
          </w:tcPr>
          <w:p w:rsidRPr="005A041C" w:rsidR="00D112A9" w:rsidP="000C79A5" w:rsidRDefault="00D112A9" w14:paraId="3ACFFD7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265" w:type="pct"/>
            <w:shd w:val="clear" w:color="auto" w:fill="C2D69B" w:themeFill="accent3" w:themeFillTint="99"/>
            <w:noWrap/>
            <w:hideMark/>
          </w:tcPr>
          <w:p w:rsidRPr="005A041C" w:rsidR="00D112A9" w:rsidP="000C79A5" w:rsidRDefault="00D112A9" w14:paraId="583BAD4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265" w:type="pct"/>
            <w:shd w:val="clear" w:color="auto" w:fill="C2D69B" w:themeFill="accent3" w:themeFillTint="99"/>
            <w:noWrap/>
            <w:hideMark/>
          </w:tcPr>
          <w:p w:rsidRPr="005A041C" w:rsidR="00D112A9" w:rsidP="000C79A5" w:rsidRDefault="00D112A9" w14:paraId="0473379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312" w:type="pct"/>
            <w:shd w:val="clear" w:color="auto" w:fill="C2D69B" w:themeFill="accent3" w:themeFillTint="99"/>
            <w:noWrap/>
            <w:hideMark/>
          </w:tcPr>
          <w:p w:rsidRPr="005A041C" w:rsidR="00D112A9" w:rsidP="000C79A5" w:rsidRDefault="00D112A9" w14:paraId="53294C1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r>
      <w:tr w:rsidRPr="005A041C" w:rsidR="00D112A9" w:rsidTr="000C79A5" w14:paraId="1BFB621E" w14:textId="77777777">
        <w:trPr>
          <w:trHeight w:val="292"/>
        </w:trPr>
        <w:tc>
          <w:tcPr>
            <w:cnfStyle w:val="001000000000" w:firstRow="0" w:lastRow="0" w:firstColumn="1" w:lastColumn="0" w:oddVBand="0" w:evenVBand="0" w:oddHBand="0" w:evenHBand="0" w:firstRowFirstColumn="0" w:firstRowLastColumn="0" w:lastRowFirstColumn="0" w:lastRowLastColumn="0"/>
            <w:tcW w:w="168" w:type="pct"/>
          </w:tcPr>
          <w:p w:rsidRPr="00685E90" w:rsidR="00D112A9" w:rsidP="000C79A5" w:rsidRDefault="00D112A9" w14:paraId="3238C8D2" w14:textId="77777777">
            <w:pPr>
              <w:rPr>
                <w:rFonts w:ascii="Calibri" w:hAnsi="Calibri" w:eastAsia="Times New Roman" w:cs="Calibri"/>
                <w:b w:val="0"/>
                <w:bCs w:val="0"/>
                <w:color w:val="000000"/>
                <w:sz w:val="18"/>
                <w:szCs w:val="18"/>
                <w:lang w:val="en-IN"/>
              </w:rPr>
            </w:pPr>
            <w:r>
              <w:rPr>
                <w:rFonts w:ascii="Calibri" w:hAnsi="Calibri" w:eastAsia="Times New Roman" w:cs="Calibri"/>
                <w:b w:val="0"/>
                <w:bCs w:val="0"/>
                <w:color w:val="000000"/>
                <w:sz w:val="18"/>
                <w:szCs w:val="18"/>
                <w:lang w:val="en-IN"/>
              </w:rPr>
              <w:t>14</w:t>
            </w:r>
          </w:p>
        </w:tc>
        <w:tc>
          <w:tcPr>
            <w:tcW w:w="1570" w:type="pct"/>
            <w:noWrap/>
            <w:hideMark/>
          </w:tcPr>
          <w:p w:rsidRPr="005A041C" w:rsidR="00D112A9" w:rsidP="000C79A5" w:rsidRDefault="00D112A9" w14:paraId="477CEC5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Environmental Service</w:t>
            </w:r>
          </w:p>
        </w:tc>
        <w:tc>
          <w:tcPr>
            <w:tcW w:w="188" w:type="pct"/>
            <w:noWrap/>
            <w:hideMark/>
          </w:tcPr>
          <w:p w:rsidRPr="005A041C" w:rsidR="00D112A9" w:rsidP="000C79A5" w:rsidRDefault="00D112A9" w14:paraId="1E83AD7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I</w:t>
            </w:r>
          </w:p>
        </w:tc>
        <w:tc>
          <w:tcPr>
            <w:tcW w:w="188" w:type="pct"/>
            <w:noWrap/>
            <w:hideMark/>
          </w:tcPr>
          <w:p w:rsidRPr="005A041C" w:rsidR="00D112A9" w:rsidP="000C79A5" w:rsidRDefault="00D112A9" w14:paraId="3CA231E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R</w:t>
            </w:r>
          </w:p>
        </w:tc>
        <w:tc>
          <w:tcPr>
            <w:tcW w:w="188" w:type="pct"/>
            <w:noWrap/>
            <w:hideMark/>
          </w:tcPr>
          <w:p w:rsidRPr="005A041C" w:rsidR="00D112A9" w:rsidP="000C79A5" w:rsidRDefault="00D112A9" w14:paraId="356140F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S</w:t>
            </w:r>
          </w:p>
        </w:tc>
        <w:tc>
          <w:tcPr>
            <w:tcW w:w="265" w:type="pct"/>
            <w:shd w:val="clear" w:color="auto" w:fill="E5B8B7" w:themeFill="accent2" w:themeFillTint="66"/>
            <w:noWrap/>
            <w:hideMark/>
          </w:tcPr>
          <w:p w:rsidRPr="005A041C" w:rsidR="00D112A9" w:rsidP="000C79A5" w:rsidRDefault="00D112A9" w14:paraId="6F04FEB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265" w:type="pct"/>
            <w:shd w:val="clear" w:color="auto" w:fill="E5B8B7" w:themeFill="accent2" w:themeFillTint="66"/>
            <w:noWrap/>
            <w:hideMark/>
          </w:tcPr>
          <w:p w:rsidRPr="005A041C" w:rsidR="00D112A9" w:rsidP="000C79A5" w:rsidRDefault="00D112A9" w14:paraId="2DADAAC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1</w:t>
            </w:r>
          </w:p>
        </w:tc>
        <w:tc>
          <w:tcPr>
            <w:tcW w:w="265" w:type="pct"/>
            <w:shd w:val="clear" w:color="auto" w:fill="E5B8B7" w:themeFill="accent2" w:themeFillTint="66"/>
            <w:noWrap/>
            <w:hideMark/>
          </w:tcPr>
          <w:p w:rsidRPr="005A041C" w:rsidR="00D112A9" w:rsidP="000C79A5" w:rsidRDefault="00D112A9" w14:paraId="7A7D293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5</w:t>
            </w:r>
          </w:p>
        </w:tc>
        <w:tc>
          <w:tcPr>
            <w:tcW w:w="265" w:type="pct"/>
            <w:shd w:val="clear" w:color="auto" w:fill="E5B8B7" w:themeFill="accent2" w:themeFillTint="66"/>
            <w:noWrap/>
            <w:hideMark/>
          </w:tcPr>
          <w:p w:rsidRPr="005A041C" w:rsidR="00D112A9" w:rsidP="000C79A5" w:rsidRDefault="00D112A9" w14:paraId="2EA2570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265" w:type="pct"/>
            <w:shd w:val="clear" w:color="auto" w:fill="E5B8B7" w:themeFill="accent2" w:themeFillTint="66"/>
            <w:noWrap/>
            <w:hideMark/>
          </w:tcPr>
          <w:p w:rsidRPr="005A041C" w:rsidR="00D112A9" w:rsidP="000C79A5" w:rsidRDefault="00D112A9" w14:paraId="24F0945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265" w:type="pct"/>
            <w:shd w:val="clear" w:color="auto" w:fill="C2D69B" w:themeFill="accent3" w:themeFillTint="99"/>
            <w:noWrap/>
            <w:hideMark/>
          </w:tcPr>
          <w:p w:rsidRPr="005A041C" w:rsidR="00D112A9" w:rsidP="000C79A5" w:rsidRDefault="00D112A9" w14:paraId="3C76777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IN"/>
              </w:rPr>
            </w:pPr>
          </w:p>
        </w:tc>
        <w:tc>
          <w:tcPr>
            <w:tcW w:w="265" w:type="pct"/>
            <w:shd w:val="clear" w:color="auto" w:fill="C2D69B" w:themeFill="accent3" w:themeFillTint="99"/>
            <w:noWrap/>
            <w:hideMark/>
          </w:tcPr>
          <w:p w:rsidRPr="005A041C" w:rsidR="00D112A9" w:rsidP="000C79A5" w:rsidRDefault="00D112A9" w14:paraId="27D1BEC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2</w:t>
            </w:r>
          </w:p>
        </w:tc>
        <w:tc>
          <w:tcPr>
            <w:tcW w:w="265" w:type="pct"/>
            <w:shd w:val="clear" w:color="auto" w:fill="C2D69B" w:themeFill="accent3" w:themeFillTint="99"/>
            <w:noWrap/>
            <w:hideMark/>
          </w:tcPr>
          <w:p w:rsidRPr="005A041C" w:rsidR="00D112A9" w:rsidP="000C79A5" w:rsidRDefault="00D112A9" w14:paraId="349010F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p>
        </w:tc>
        <w:tc>
          <w:tcPr>
            <w:tcW w:w="265" w:type="pct"/>
            <w:shd w:val="clear" w:color="auto" w:fill="C2D69B" w:themeFill="accent3" w:themeFillTint="99"/>
            <w:noWrap/>
            <w:hideMark/>
          </w:tcPr>
          <w:p w:rsidRPr="005A041C" w:rsidR="00D112A9" w:rsidP="000C79A5" w:rsidRDefault="00D112A9" w14:paraId="15E78A3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3</w:t>
            </w:r>
          </w:p>
        </w:tc>
        <w:tc>
          <w:tcPr>
            <w:tcW w:w="312" w:type="pct"/>
            <w:shd w:val="clear" w:color="auto" w:fill="C2D69B" w:themeFill="accent3" w:themeFillTint="99"/>
            <w:noWrap/>
            <w:hideMark/>
          </w:tcPr>
          <w:p w:rsidRPr="005A041C" w:rsidR="00D112A9" w:rsidP="000C79A5" w:rsidRDefault="00D112A9" w14:paraId="6EADC8C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lang w:val="en-IN"/>
              </w:rPr>
            </w:pPr>
            <w:r w:rsidRPr="005A041C">
              <w:rPr>
                <w:rFonts w:ascii="Calibri" w:hAnsi="Calibri" w:eastAsia="Times New Roman" w:cs="Calibri"/>
                <w:color w:val="000000"/>
                <w:lang w:val="en-IN"/>
              </w:rPr>
              <w:t>4</w:t>
            </w:r>
          </w:p>
        </w:tc>
      </w:tr>
    </w:tbl>
    <w:p w:rsidR="00D112A9" w:rsidP="00C86EF4" w:rsidRDefault="00D112A9" w14:paraId="03FF9BAD" w14:textId="65DE3DFA">
      <w:pPr>
        <w:rPr>
          <w:lang w:val="de-DE"/>
        </w:rPr>
      </w:pPr>
    </w:p>
    <w:p w:rsidR="001E2297" w:rsidP="00C86EF4" w:rsidRDefault="001E2297" w14:paraId="0A7184EB" w14:textId="1CC5DC62">
      <w:pPr>
        <w:rPr>
          <w:lang w:val="en-IN"/>
        </w:rPr>
      </w:pPr>
      <w:r w:rsidRPr="001E2297">
        <w:rPr>
          <w:lang w:val="en-IN"/>
        </w:rPr>
        <w:t>2. Create count of all ability r</w:t>
      </w:r>
      <w:r>
        <w:rPr>
          <w:lang w:val="en-IN"/>
        </w:rPr>
        <w:t>anks missing</w:t>
      </w:r>
    </w:p>
    <w:p w:rsidRPr="00EE71D0" w:rsidR="001E2297" w:rsidP="00C86EF4" w:rsidRDefault="001E2297" w14:paraId="56DBBD02" w14:textId="48C7115F">
      <w:pPr>
        <w:rPr>
          <w:lang w:val="en-IN"/>
        </w:rPr>
      </w:pPr>
      <w:r w:rsidRPr="00EE71D0">
        <w:rPr>
          <w:lang w:val="en-IN"/>
        </w:rPr>
        <w:t xml:space="preserve">Ab 1: </w:t>
      </w:r>
      <w:r w:rsidRPr="00EE71D0" w:rsidR="002C746F">
        <w:rPr>
          <w:lang w:val="en-IN"/>
        </w:rPr>
        <w:t>1</w:t>
      </w:r>
      <w:r w:rsidRPr="00EE71D0">
        <w:rPr>
          <w:lang w:val="en-IN"/>
        </w:rPr>
        <w:br/>
      </w:r>
      <w:r w:rsidRPr="00EE71D0">
        <w:rPr>
          <w:lang w:val="en-IN"/>
        </w:rPr>
        <w:t>Ab 2: 3</w:t>
      </w:r>
      <w:r w:rsidRPr="00EE71D0">
        <w:rPr>
          <w:lang w:val="en-IN"/>
        </w:rPr>
        <w:br/>
      </w:r>
      <w:r w:rsidRPr="00EE71D0">
        <w:rPr>
          <w:lang w:val="en-IN"/>
        </w:rPr>
        <w:t>Ab 3: 2</w:t>
      </w:r>
      <w:r w:rsidRPr="00EE71D0">
        <w:rPr>
          <w:lang w:val="en-IN"/>
        </w:rPr>
        <w:br/>
      </w:r>
      <w:r w:rsidRPr="00EE71D0">
        <w:rPr>
          <w:lang w:val="en-IN"/>
        </w:rPr>
        <w:t>Ab 4: 1</w:t>
      </w:r>
      <w:r w:rsidRPr="00EE71D0">
        <w:rPr>
          <w:lang w:val="en-IN"/>
        </w:rPr>
        <w:br/>
      </w:r>
    </w:p>
    <w:p w:rsidRPr="00EE71D0" w:rsidR="002C746F" w:rsidP="00C86EF4" w:rsidRDefault="002C746F" w14:paraId="3295BF25" w14:textId="5E009018">
      <w:pPr>
        <w:rPr>
          <w:lang w:val="en-IN"/>
        </w:rPr>
      </w:pPr>
      <w:r w:rsidRPr="00EE71D0">
        <w:rPr>
          <w:lang w:val="en-IN"/>
        </w:rPr>
        <w:t>3. Compare the count</w:t>
      </w:r>
    </w:p>
    <w:p w:rsidRPr="00EE71D0" w:rsidR="002C746F" w:rsidP="00C86EF4" w:rsidRDefault="002C746F" w14:paraId="0B35C933" w14:textId="2CBCB401">
      <w:pPr>
        <w:rPr>
          <w:lang w:val="en-IN"/>
        </w:rPr>
      </w:pPr>
      <w:r w:rsidRPr="00EE71D0">
        <w:rPr>
          <w:lang w:val="en-IN"/>
        </w:rPr>
        <w:t>4. Ab 2 is max count 3</w:t>
      </w:r>
    </w:p>
    <w:p w:rsidR="002C746F" w:rsidP="00C86EF4" w:rsidRDefault="002C746F" w14:paraId="183D0330" w14:textId="76AC39A0">
      <w:pPr>
        <w:rPr>
          <w:lang w:val="en-IN"/>
        </w:rPr>
      </w:pPr>
      <w:r w:rsidRPr="002C746F">
        <w:rPr>
          <w:lang w:val="en-IN"/>
        </w:rPr>
        <w:t>Hence Ab 2 is the weakest a</w:t>
      </w:r>
      <w:r>
        <w:rPr>
          <w:lang w:val="en-IN"/>
        </w:rPr>
        <w:t>bility</w:t>
      </w:r>
    </w:p>
    <w:p w:rsidR="002C746F" w:rsidP="00C86EF4" w:rsidRDefault="002C746F" w14:paraId="4AE729D2" w14:textId="77777777">
      <w:pPr>
        <w:rPr>
          <w:lang w:val="en-IN"/>
        </w:rPr>
      </w:pPr>
    </w:p>
    <w:p w:rsidR="002C746F" w:rsidP="00C86EF4" w:rsidRDefault="002C746F" w14:paraId="1D32E923" w14:textId="35FC9C99">
      <w:pPr>
        <w:rPr>
          <w:lang w:val="en-IN"/>
        </w:rPr>
      </w:pPr>
      <w:r>
        <w:rPr>
          <w:lang w:val="en-IN"/>
        </w:rPr>
        <w:t>Hence populate content for Ab 2</w:t>
      </w:r>
      <w:r w:rsidR="00604BB6">
        <w:rPr>
          <w:lang w:val="en-IN"/>
        </w:rPr>
        <w:t>: Decision making and problem solving.</w:t>
      </w:r>
    </w:p>
    <w:p w:rsidR="001D5180" w:rsidP="00C86EF4" w:rsidRDefault="001D5180" w14:paraId="22285259" w14:textId="77777777">
      <w:pPr>
        <w:rPr>
          <w:lang w:val="en-IN"/>
        </w:rPr>
      </w:pPr>
    </w:p>
    <w:p w:rsidR="001D5180" w:rsidP="00C86EF4" w:rsidRDefault="001D5180" w14:paraId="1A17651A" w14:textId="1DC1776F">
      <w:pPr>
        <w:rPr>
          <w:lang w:val="en-IN"/>
        </w:rPr>
      </w:pPr>
      <w:r>
        <w:rPr>
          <w:lang w:val="en-IN"/>
        </w:rPr>
        <w:t>Tie breaker</w:t>
      </w:r>
      <w:r>
        <w:rPr>
          <w:lang w:val="en-IN"/>
        </w:rPr>
        <w:br/>
      </w:r>
      <w:r>
        <w:rPr>
          <w:lang w:val="en-IN"/>
        </w:rPr>
        <w:t xml:space="preserve">if the count is same for multiple abilities, select ability with lowest total. </w:t>
      </w:r>
      <w:r w:rsidR="00187FA5">
        <w:rPr>
          <w:lang w:val="en-IN"/>
        </w:rPr>
        <w:br/>
      </w:r>
      <w:r w:rsidR="00187FA5">
        <w:rPr>
          <w:lang w:val="en-IN"/>
        </w:rPr>
        <w:t>if the totals are same, select ability with lowest rank number.</w:t>
      </w:r>
    </w:p>
    <w:p w:rsidRPr="002C746F" w:rsidR="00187FA5" w:rsidP="00C86EF4" w:rsidRDefault="00187FA5" w14:paraId="4B8BCAA0" w14:textId="77777777">
      <w:pPr>
        <w:rPr>
          <w:lang w:val="en-IN"/>
        </w:rPr>
      </w:pPr>
    </w:p>
    <w:sectPr w:rsidRPr="002C746F" w:rsidR="00187FA5" w:rsidSect="004A3AD2">
      <w:pgSz w:w="12240" w:h="15840" w:orient="portrait"/>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5B0"/>
    <w:multiLevelType w:val="multilevel"/>
    <w:tmpl w:val="89421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rFonts w:ascii="Arial" w:hAnsi="Arial" w:eastAsia="Arial" w:cs="Arial"/>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226047"/>
    <w:multiLevelType w:val="multilevel"/>
    <w:tmpl w:val="A31CF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C675C7"/>
    <w:multiLevelType w:val="multilevel"/>
    <w:tmpl w:val="C952FA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5D8702D"/>
    <w:multiLevelType w:val="hybridMultilevel"/>
    <w:tmpl w:val="C20CD146"/>
    <w:lvl w:ilvl="0" w:tplc="BC62B0EC">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CF617A"/>
    <w:multiLevelType w:val="multilevel"/>
    <w:tmpl w:val="C53AB4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AB5E3D"/>
    <w:multiLevelType w:val="hybridMultilevel"/>
    <w:tmpl w:val="164CCB66"/>
    <w:lvl w:ilvl="0" w:tplc="FFFFFFFF">
      <w:numFmt w:val="bullet"/>
      <w:lvlText w:val="•"/>
      <w:lvlJc w:val="left"/>
      <w:pPr>
        <w:ind w:left="1080" w:hanging="360"/>
      </w:pPr>
      <w:rPr>
        <w:rFonts w:hint="default" w:ascii="Verdana" w:hAnsi="Verdana" w:eastAsia="Verdana" w:cs="Verdana"/>
        <w:b w:val="0"/>
        <w:bCs w:val="0"/>
        <w:i w:val="0"/>
        <w:iCs w:val="0"/>
        <w:color w:val="231F20"/>
        <w:spacing w:val="0"/>
        <w:w w:val="51"/>
        <w:sz w:val="24"/>
        <w:szCs w:val="24"/>
        <w:lang w:val="en-US" w:eastAsia="en-US" w:bidi="ar-SA"/>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6" w15:restartNumberingAfterBreak="0">
    <w:nsid w:val="0F1D7A11"/>
    <w:multiLevelType w:val="multilevel"/>
    <w:tmpl w:val="6D9EB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B66B31"/>
    <w:multiLevelType w:val="multilevel"/>
    <w:tmpl w:val="EA149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1D84593"/>
    <w:multiLevelType w:val="hybridMultilevel"/>
    <w:tmpl w:val="A0600360"/>
    <w:lvl w:ilvl="0" w:tplc="FFFFFFFF">
      <w:numFmt w:val="bullet"/>
      <w:lvlText w:val="•"/>
      <w:lvlJc w:val="left"/>
      <w:pPr>
        <w:ind w:left="720" w:hanging="360"/>
      </w:pPr>
      <w:rPr>
        <w:rFonts w:hint="default" w:ascii="Verdana" w:hAnsi="Verdana" w:eastAsia="Verdana" w:cs="Verdana"/>
        <w:b w:val="0"/>
        <w:bCs w:val="0"/>
        <w:i w:val="0"/>
        <w:iCs w:val="0"/>
        <w:color w:val="231F20"/>
        <w:spacing w:val="0"/>
        <w:w w:val="51"/>
        <w:sz w:val="24"/>
        <w:szCs w:val="24"/>
        <w:lang w:val="en-US" w:eastAsia="en-US" w:bidi="ar-S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14BD4D5A"/>
    <w:multiLevelType w:val="multilevel"/>
    <w:tmpl w:val="69848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F80589"/>
    <w:multiLevelType w:val="hybridMultilevel"/>
    <w:tmpl w:val="6194DFFA"/>
    <w:lvl w:ilvl="0" w:tplc="4009000F">
      <w:start w:val="1"/>
      <w:numFmt w:val="decimal"/>
      <w:lvlText w:val="%1."/>
      <w:lvlJc w:val="left"/>
      <w:pPr>
        <w:ind w:left="2520" w:hanging="360"/>
      </w:pPr>
      <w:rPr>
        <w:rFonts w:hint="default"/>
      </w:rPr>
    </w:lvl>
    <w:lvl w:ilvl="1" w:tplc="4009001B">
      <w:start w:val="1"/>
      <w:numFmt w:val="lowerRoman"/>
      <w:lvlText w:val="%2."/>
      <w:lvlJc w:val="right"/>
      <w:pPr>
        <w:ind w:left="3011" w:hanging="360"/>
      </w:pPr>
    </w:lvl>
    <w:lvl w:ilvl="2" w:tplc="4009001B">
      <w:start w:val="1"/>
      <w:numFmt w:val="lowerRoman"/>
      <w:lvlText w:val="%3."/>
      <w:lvlJc w:val="right"/>
      <w:pPr>
        <w:ind w:left="3725" w:hanging="180"/>
      </w:pPr>
    </w:lvl>
    <w:lvl w:ilvl="3" w:tplc="4009000F">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1" w15:restartNumberingAfterBreak="0">
    <w:nsid w:val="1BA11D8E"/>
    <w:multiLevelType w:val="multilevel"/>
    <w:tmpl w:val="24D6A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CA063E6"/>
    <w:multiLevelType w:val="multilevel"/>
    <w:tmpl w:val="578CF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DA02812"/>
    <w:multiLevelType w:val="multilevel"/>
    <w:tmpl w:val="FBDAA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8342014"/>
    <w:multiLevelType w:val="multilevel"/>
    <w:tmpl w:val="B4EC5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94200E1"/>
    <w:multiLevelType w:val="multilevel"/>
    <w:tmpl w:val="EA86D596"/>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6" w15:restartNumberingAfterBreak="0">
    <w:nsid w:val="2A4A1739"/>
    <w:multiLevelType w:val="multilevel"/>
    <w:tmpl w:val="5164E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ED54CA4"/>
    <w:multiLevelType w:val="multilevel"/>
    <w:tmpl w:val="04269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F505611"/>
    <w:multiLevelType w:val="hybridMultilevel"/>
    <w:tmpl w:val="22B01CCC"/>
    <w:lvl w:ilvl="0" w:tplc="FFFFFFFF">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30E03D99"/>
    <w:multiLevelType w:val="multilevel"/>
    <w:tmpl w:val="B50E7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1BC42F0"/>
    <w:multiLevelType w:val="multilevel"/>
    <w:tmpl w:val="82462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BC5F6B"/>
    <w:multiLevelType w:val="hybridMultilevel"/>
    <w:tmpl w:val="96B639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34F37C05"/>
    <w:multiLevelType w:val="multilevel"/>
    <w:tmpl w:val="3F90E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6354142"/>
    <w:multiLevelType w:val="multilevel"/>
    <w:tmpl w:val="EA86D596"/>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24" w15:restartNumberingAfterBreak="0">
    <w:nsid w:val="3D176297"/>
    <w:multiLevelType w:val="multilevel"/>
    <w:tmpl w:val="1D72E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AE565D"/>
    <w:multiLevelType w:val="multilevel"/>
    <w:tmpl w:val="0636A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1A47E23"/>
    <w:multiLevelType w:val="multilevel"/>
    <w:tmpl w:val="EA86D596"/>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27" w15:restartNumberingAfterBreak="0">
    <w:nsid w:val="437C3611"/>
    <w:multiLevelType w:val="hybridMultilevel"/>
    <w:tmpl w:val="9E2A2CB6"/>
    <w:lvl w:ilvl="0" w:tplc="FFFFFFFF">
      <w:numFmt w:val="bullet"/>
      <w:lvlText w:val="•"/>
      <w:lvlJc w:val="left"/>
      <w:pPr>
        <w:ind w:left="1080" w:hanging="360"/>
      </w:pPr>
      <w:rPr>
        <w:rFonts w:hint="default" w:ascii="Verdana" w:hAnsi="Verdana" w:eastAsia="Verdana" w:cs="Verdana"/>
        <w:b w:val="0"/>
        <w:bCs w:val="0"/>
        <w:i w:val="0"/>
        <w:iCs w:val="0"/>
        <w:color w:val="231F20"/>
        <w:spacing w:val="0"/>
        <w:w w:val="51"/>
        <w:sz w:val="24"/>
        <w:szCs w:val="24"/>
        <w:lang w:val="en-US" w:eastAsia="en-US" w:bidi="ar-SA"/>
      </w:rPr>
    </w:lvl>
    <w:lvl w:ilvl="1" w:tplc="40090003">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8" w15:restartNumberingAfterBreak="0">
    <w:nsid w:val="48A35AAE"/>
    <w:multiLevelType w:val="multilevel"/>
    <w:tmpl w:val="32C88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8C97DC4"/>
    <w:multiLevelType w:val="multilevel"/>
    <w:tmpl w:val="55726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AA8507E"/>
    <w:multiLevelType w:val="multilevel"/>
    <w:tmpl w:val="77628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F901BB2"/>
    <w:multiLevelType w:val="multilevel"/>
    <w:tmpl w:val="468A8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22D3E22"/>
    <w:multiLevelType w:val="multilevel"/>
    <w:tmpl w:val="99943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73963A8"/>
    <w:multiLevelType w:val="multilevel"/>
    <w:tmpl w:val="956617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C8C7A32"/>
    <w:multiLevelType w:val="multilevel"/>
    <w:tmpl w:val="33ACB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DAD471E"/>
    <w:multiLevelType w:val="multilevel"/>
    <w:tmpl w:val="F8265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2410523"/>
    <w:multiLevelType w:val="multilevel"/>
    <w:tmpl w:val="7420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475401"/>
    <w:multiLevelType w:val="multilevel"/>
    <w:tmpl w:val="C952FA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72EB6704"/>
    <w:multiLevelType w:val="hybridMultilevel"/>
    <w:tmpl w:val="1BE6BBD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771F213C"/>
    <w:multiLevelType w:val="multilevel"/>
    <w:tmpl w:val="8AFC5F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A9751BB"/>
    <w:multiLevelType w:val="hybridMultilevel"/>
    <w:tmpl w:val="6F80E99E"/>
    <w:lvl w:ilvl="0" w:tplc="FFFFFFFF">
      <w:numFmt w:val="bullet"/>
      <w:lvlText w:val="•"/>
      <w:lvlJc w:val="left"/>
      <w:pPr>
        <w:ind w:left="720" w:hanging="360"/>
      </w:pPr>
      <w:rPr>
        <w:rFonts w:hint="default" w:ascii="Verdana" w:hAnsi="Verdana" w:eastAsia="Verdana" w:cs="Verdana"/>
        <w:b w:val="0"/>
        <w:bCs w:val="0"/>
        <w:i w:val="0"/>
        <w:iCs w:val="0"/>
        <w:color w:val="231F20"/>
        <w:spacing w:val="0"/>
        <w:w w:val="51"/>
        <w:sz w:val="24"/>
        <w:szCs w:val="24"/>
        <w:lang w:val="en-US" w:eastAsia="en-US" w:bidi="ar-SA"/>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1" w15:restartNumberingAfterBreak="0">
    <w:nsid w:val="7D7418CF"/>
    <w:multiLevelType w:val="multilevel"/>
    <w:tmpl w:val="0B087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773A16"/>
    <w:multiLevelType w:val="multilevel"/>
    <w:tmpl w:val="4E1AC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0338676">
    <w:abstractNumId w:val="34"/>
  </w:num>
  <w:num w:numId="2" w16cid:durableId="874151503">
    <w:abstractNumId w:val="6"/>
  </w:num>
  <w:num w:numId="3" w16cid:durableId="1332684378">
    <w:abstractNumId w:val="28"/>
  </w:num>
  <w:num w:numId="4" w16cid:durableId="974606386">
    <w:abstractNumId w:val="16"/>
  </w:num>
  <w:num w:numId="5" w16cid:durableId="1852254367">
    <w:abstractNumId w:val="31"/>
  </w:num>
  <w:num w:numId="6" w16cid:durableId="1679622165">
    <w:abstractNumId w:val="20"/>
  </w:num>
  <w:num w:numId="7" w16cid:durableId="545945078">
    <w:abstractNumId w:val="42"/>
  </w:num>
  <w:num w:numId="8" w16cid:durableId="347799651">
    <w:abstractNumId w:val="22"/>
  </w:num>
  <w:num w:numId="9" w16cid:durableId="1476753232">
    <w:abstractNumId w:val="26"/>
  </w:num>
  <w:num w:numId="10" w16cid:durableId="1702783329">
    <w:abstractNumId w:val="41"/>
  </w:num>
  <w:num w:numId="11" w16cid:durableId="1117870890">
    <w:abstractNumId w:val="35"/>
  </w:num>
  <w:num w:numId="12" w16cid:durableId="1174538361">
    <w:abstractNumId w:val="25"/>
  </w:num>
  <w:num w:numId="13" w16cid:durableId="1484463981">
    <w:abstractNumId w:val="3"/>
  </w:num>
  <w:num w:numId="14" w16cid:durableId="1947031325">
    <w:abstractNumId w:val="21"/>
  </w:num>
  <w:num w:numId="15" w16cid:durableId="1468205597">
    <w:abstractNumId w:val="18"/>
  </w:num>
  <w:num w:numId="16" w16cid:durableId="20522133">
    <w:abstractNumId w:val="8"/>
  </w:num>
  <w:num w:numId="17" w16cid:durableId="914704481">
    <w:abstractNumId w:val="40"/>
  </w:num>
  <w:num w:numId="18" w16cid:durableId="2137525281">
    <w:abstractNumId w:val="10"/>
  </w:num>
  <w:num w:numId="19" w16cid:durableId="1867400506">
    <w:abstractNumId w:val="5"/>
  </w:num>
  <w:num w:numId="20" w16cid:durableId="1577086120">
    <w:abstractNumId w:val="27"/>
  </w:num>
  <w:num w:numId="21" w16cid:durableId="1648126967">
    <w:abstractNumId w:val="33"/>
  </w:num>
  <w:num w:numId="22" w16cid:durableId="2113546708">
    <w:abstractNumId w:val="38"/>
  </w:num>
  <w:num w:numId="23" w16cid:durableId="2136635514">
    <w:abstractNumId w:val="37"/>
  </w:num>
  <w:num w:numId="24" w16cid:durableId="820655908">
    <w:abstractNumId w:val="7"/>
  </w:num>
  <w:num w:numId="25" w16cid:durableId="1488982224">
    <w:abstractNumId w:val="12"/>
  </w:num>
  <w:num w:numId="26" w16cid:durableId="335500613">
    <w:abstractNumId w:val="29"/>
  </w:num>
  <w:num w:numId="27" w16cid:durableId="97991244">
    <w:abstractNumId w:val="30"/>
  </w:num>
  <w:num w:numId="28" w16cid:durableId="1796824561">
    <w:abstractNumId w:val="11"/>
  </w:num>
  <w:num w:numId="29" w16cid:durableId="1484155396">
    <w:abstractNumId w:val="13"/>
  </w:num>
  <w:num w:numId="30" w16cid:durableId="285301">
    <w:abstractNumId w:val="39"/>
  </w:num>
  <w:num w:numId="31" w16cid:durableId="1456873631">
    <w:abstractNumId w:val="4"/>
  </w:num>
  <w:num w:numId="32" w16cid:durableId="878052658">
    <w:abstractNumId w:val="19"/>
  </w:num>
  <w:num w:numId="33" w16cid:durableId="1612518951">
    <w:abstractNumId w:val="36"/>
  </w:num>
  <w:num w:numId="34" w16cid:durableId="1115754724">
    <w:abstractNumId w:val="24"/>
  </w:num>
  <w:num w:numId="35" w16cid:durableId="362173835">
    <w:abstractNumId w:val="14"/>
  </w:num>
  <w:num w:numId="36" w16cid:durableId="449206790">
    <w:abstractNumId w:val="32"/>
  </w:num>
  <w:num w:numId="37" w16cid:durableId="1478569874">
    <w:abstractNumId w:val="9"/>
  </w:num>
  <w:num w:numId="38" w16cid:durableId="505100921">
    <w:abstractNumId w:val="17"/>
  </w:num>
  <w:num w:numId="39" w16cid:durableId="1194929115">
    <w:abstractNumId w:val="1"/>
  </w:num>
  <w:num w:numId="40" w16cid:durableId="736129284">
    <w:abstractNumId w:val="0"/>
  </w:num>
  <w:num w:numId="41" w16cid:durableId="189143841">
    <w:abstractNumId w:val="2"/>
  </w:num>
  <w:num w:numId="42" w16cid:durableId="214899194">
    <w:abstractNumId w:val="23"/>
  </w:num>
  <w:num w:numId="43" w16cid:durableId="1945843105">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7B0"/>
    <w:rsid w:val="000008B0"/>
    <w:rsid w:val="000024E9"/>
    <w:rsid w:val="00004AC0"/>
    <w:rsid w:val="0000565E"/>
    <w:rsid w:val="000071CE"/>
    <w:rsid w:val="00010CBF"/>
    <w:rsid w:val="00012BB2"/>
    <w:rsid w:val="00012C83"/>
    <w:rsid w:val="00017078"/>
    <w:rsid w:val="00025726"/>
    <w:rsid w:val="000269D9"/>
    <w:rsid w:val="0003754F"/>
    <w:rsid w:val="00044ECF"/>
    <w:rsid w:val="00045368"/>
    <w:rsid w:val="00045D3C"/>
    <w:rsid w:val="00050D8A"/>
    <w:rsid w:val="000540FC"/>
    <w:rsid w:val="00054B36"/>
    <w:rsid w:val="00067EA0"/>
    <w:rsid w:val="00070E24"/>
    <w:rsid w:val="000717B7"/>
    <w:rsid w:val="000740B9"/>
    <w:rsid w:val="000743A4"/>
    <w:rsid w:val="00080B09"/>
    <w:rsid w:val="00083041"/>
    <w:rsid w:val="000832C9"/>
    <w:rsid w:val="00086C18"/>
    <w:rsid w:val="00090459"/>
    <w:rsid w:val="000939D4"/>
    <w:rsid w:val="000A0B89"/>
    <w:rsid w:val="000A0F93"/>
    <w:rsid w:val="000A5025"/>
    <w:rsid w:val="000B0556"/>
    <w:rsid w:val="000B1A2D"/>
    <w:rsid w:val="000B3B8E"/>
    <w:rsid w:val="000B5869"/>
    <w:rsid w:val="000C14A2"/>
    <w:rsid w:val="000C46D4"/>
    <w:rsid w:val="000C6046"/>
    <w:rsid w:val="000C76D4"/>
    <w:rsid w:val="000D1162"/>
    <w:rsid w:val="000D5B85"/>
    <w:rsid w:val="000D6A44"/>
    <w:rsid w:val="000D77C4"/>
    <w:rsid w:val="000E0F20"/>
    <w:rsid w:val="000E4E41"/>
    <w:rsid w:val="000F2843"/>
    <w:rsid w:val="001004FA"/>
    <w:rsid w:val="00103F78"/>
    <w:rsid w:val="00104714"/>
    <w:rsid w:val="001060AE"/>
    <w:rsid w:val="0010641A"/>
    <w:rsid w:val="0011038B"/>
    <w:rsid w:val="001115B1"/>
    <w:rsid w:val="001135BC"/>
    <w:rsid w:val="00114C9F"/>
    <w:rsid w:val="0011639D"/>
    <w:rsid w:val="001177FC"/>
    <w:rsid w:val="0012023F"/>
    <w:rsid w:val="00122065"/>
    <w:rsid w:val="0012666E"/>
    <w:rsid w:val="00127C17"/>
    <w:rsid w:val="00130375"/>
    <w:rsid w:val="00133A38"/>
    <w:rsid w:val="00133F37"/>
    <w:rsid w:val="001449B5"/>
    <w:rsid w:val="00160486"/>
    <w:rsid w:val="00162085"/>
    <w:rsid w:val="001627F0"/>
    <w:rsid w:val="00165FB4"/>
    <w:rsid w:val="00174A05"/>
    <w:rsid w:val="0018646F"/>
    <w:rsid w:val="00187FA5"/>
    <w:rsid w:val="001918E4"/>
    <w:rsid w:val="001A1D38"/>
    <w:rsid w:val="001A5EE9"/>
    <w:rsid w:val="001B2DAE"/>
    <w:rsid w:val="001B7FE1"/>
    <w:rsid w:val="001C1350"/>
    <w:rsid w:val="001C2701"/>
    <w:rsid w:val="001C283F"/>
    <w:rsid w:val="001C2D7E"/>
    <w:rsid w:val="001C4C32"/>
    <w:rsid w:val="001C5B4E"/>
    <w:rsid w:val="001C602A"/>
    <w:rsid w:val="001D5180"/>
    <w:rsid w:val="001D5472"/>
    <w:rsid w:val="001D5FC5"/>
    <w:rsid w:val="001E2297"/>
    <w:rsid w:val="001E3224"/>
    <w:rsid w:val="001E5CDA"/>
    <w:rsid w:val="001E6AC2"/>
    <w:rsid w:val="001F479A"/>
    <w:rsid w:val="001F6942"/>
    <w:rsid w:val="001F6DF1"/>
    <w:rsid w:val="001F7A8B"/>
    <w:rsid w:val="002003CB"/>
    <w:rsid w:val="00200757"/>
    <w:rsid w:val="00203C4C"/>
    <w:rsid w:val="002045ED"/>
    <w:rsid w:val="00205D53"/>
    <w:rsid w:val="0021450F"/>
    <w:rsid w:val="00214E57"/>
    <w:rsid w:val="00215945"/>
    <w:rsid w:val="00224203"/>
    <w:rsid w:val="00225A01"/>
    <w:rsid w:val="00226D3D"/>
    <w:rsid w:val="00234E14"/>
    <w:rsid w:val="002452E6"/>
    <w:rsid w:val="00246F19"/>
    <w:rsid w:val="0024762F"/>
    <w:rsid w:val="00256101"/>
    <w:rsid w:val="00256FA2"/>
    <w:rsid w:val="00262E48"/>
    <w:rsid w:val="00266C57"/>
    <w:rsid w:val="002703D4"/>
    <w:rsid w:val="00271FDA"/>
    <w:rsid w:val="0027249E"/>
    <w:rsid w:val="00273CA1"/>
    <w:rsid w:val="002755E5"/>
    <w:rsid w:val="0027775A"/>
    <w:rsid w:val="0028210B"/>
    <w:rsid w:val="00283042"/>
    <w:rsid w:val="002868B9"/>
    <w:rsid w:val="00291477"/>
    <w:rsid w:val="002914F2"/>
    <w:rsid w:val="00291EA2"/>
    <w:rsid w:val="0029714B"/>
    <w:rsid w:val="002A0912"/>
    <w:rsid w:val="002A1F72"/>
    <w:rsid w:val="002B3BB8"/>
    <w:rsid w:val="002C04D3"/>
    <w:rsid w:val="002C33E6"/>
    <w:rsid w:val="002C4527"/>
    <w:rsid w:val="002C45F3"/>
    <w:rsid w:val="002C4BAF"/>
    <w:rsid w:val="002C5508"/>
    <w:rsid w:val="002C746F"/>
    <w:rsid w:val="002D36A8"/>
    <w:rsid w:val="002E0685"/>
    <w:rsid w:val="002E2E26"/>
    <w:rsid w:val="002E3A9E"/>
    <w:rsid w:val="002E447D"/>
    <w:rsid w:val="002E74B3"/>
    <w:rsid w:val="002E75F3"/>
    <w:rsid w:val="002F2874"/>
    <w:rsid w:val="003009A8"/>
    <w:rsid w:val="003024B2"/>
    <w:rsid w:val="00304745"/>
    <w:rsid w:val="0030590C"/>
    <w:rsid w:val="00307AE0"/>
    <w:rsid w:val="0031290B"/>
    <w:rsid w:val="00322260"/>
    <w:rsid w:val="003254B5"/>
    <w:rsid w:val="00327CA2"/>
    <w:rsid w:val="00332385"/>
    <w:rsid w:val="00332A0A"/>
    <w:rsid w:val="00335E78"/>
    <w:rsid w:val="00340F47"/>
    <w:rsid w:val="003428C0"/>
    <w:rsid w:val="00350092"/>
    <w:rsid w:val="003521FE"/>
    <w:rsid w:val="003524A9"/>
    <w:rsid w:val="00353C4A"/>
    <w:rsid w:val="0035578F"/>
    <w:rsid w:val="0035705C"/>
    <w:rsid w:val="003570E4"/>
    <w:rsid w:val="00361D35"/>
    <w:rsid w:val="00362BA3"/>
    <w:rsid w:val="003656D9"/>
    <w:rsid w:val="00365A2A"/>
    <w:rsid w:val="00366B5F"/>
    <w:rsid w:val="00371CD6"/>
    <w:rsid w:val="00374DAC"/>
    <w:rsid w:val="00376842"/>
    <w:rsid w:val="00377187"/>
    <w:rsid w:val="0037748F"/>
    <w:rsid w:val="003815B6"/>
    <w:rsid w:val="00381731"/>
    <w:rsid w:val="00385827"/>
    <w:rsid w:val="00397D72"/>
    <w:rsid w:val="003A10B9"/>
    <w:rsid w:val="003A3B49"/>
    <w:rsid w:val="003A4F9B"/>
    <w:rsid w:val="003B0B9A"/>
    <w:rsid w:val="003B13DD"/>
    <w:rsid w:val="003B1770"/>
    <w:rsid w:val="003B2A6C"/>
    <w:rsid w:val="003B375D"/>
    <w:rsid w:val="003C6499"/>
    <w:rsid w:val="003C6F24"/>
    <w:rsid w:val="003C763F"/>
    <w:rsid w:val="003D0954"/>
    <w:rsid w:val="003D3971"/>
    <w:rsid w:val="003D3CC0"/>
    <w:rsid w:val="003D4A2C"/>
    <w:rsid w:val="003D731B"/>
    <w:rsid w:val="003E1A20"/>
    <w:rsid w:val="003E44CE"/>
    <w:rsid w:val="003E79D7"/>
    <w:rsid w:val="003F52EC"/>
    <w:rsid w:val="003F5BCE"/>
    <w:rsid w:val="00400307"/>
    <w:rsid w:val="00402788"/>
    <w:rsid w:val="00403E13"/>
    <w:rsid w:val="004042D6"/>
    <w:rsid w:val="0040684E"/>
    <w:rsid w:val="004072C8"/>
    <w:rsid w:val="00414AB5"/>
    <w:rsid w:val="00416701"/>
    <w:rsid w:val="00427B25"/>
    <w:rsid w:val="00430760"/>
    <w:rsid w:val="00434537"/>
    <w:rsid w:val="00435429"/>
    <w:rsid w:val="0043625C"/>
    <w:rsid w:val="00437684"/>
    <w:rsid w:val="00442787"/>
    <w:rsid w:val="00443E4E"/>
    <w:rsid w:val="00444392"/>
    <w:rsid w:val="0045258E"/>
    <w:rsid w:val="00452E54"/>
    <w:rsid w:val="004534E9"/>
    <w:rsid w:val="00462922"/>
    <w:rsid w:val="004629D9"/>
    <w:rsid w:val="00463832"/>
    <w:rsid w:val="0046528B"/>
    <w:rsid w:val="00476759"/>
    <w:rsid w:val="00484647"/>
    <w:rsid w:val="00484E1B"/>
    <w:rsid w:val="00487E8E"/>
    <w:rsid w:val="004A18C4"/>
    <w:rsid w:val="004A2354"/>
    <w:rsid w:val="004A3AD2"/>
    <w:rsid w:val="004A5B0F"/>
    <w:rsid w:val="004A6FEF"/>
    <w:rsid w:val="004B11DE"/>
    <w:rsid w:val="004C3A77"/>
    <w:rsid w:val="004C7EAB"/>
    <w:rsid w:val="004D0D62"/>
    <w:rsid w:val="004D6AD9"/>
    <w:rsid w:val="004D6BDE"/>
    <w:rsid w:val="004D6F5D"/>
    <w:rsid w:val="004E40C8"/>
    <w:rsid w:val="004E656B"/>
    <w:rsid w:val="004F59D9"/>
    <w:rsid w:val="00500470"/>
    <w:rsid w:val="0050118D"/>
    <w:rsid w:val="00505530"/>
    <w:rsid w:val="0051081C"/>
    <w:rsid w:val="005121AB"/>
    <w:rsid w:val="00515D5D"/>
    <w:rsid w:val="00515E22"/>
    <w:rsid w:val="005166C3"/>
    <w:rsid w:val="005170A8"/>
    <w:rsid w:val="005211E6"/>
    <w:rsid w:val="00524F45"/>
    <w:rsid w:val="00525B17"/>
    <w:rsid w:val="00530621"/>
    <w:rsid w:val="00530721"/>
    <w:rsid w:val="00530D71"/>
    <w:rsid w:val="00531F62"/>
    <w:rsid w:val="00532AA4"/>
    <w:rsid w:val="005348BE"/>
    <w:rsid w:val="00544B50"/>
    <w:rsid w:val="00547870"/>
    <w:rsid w:val="00552FDC"/>
    <w:rsid w:val="00555185"/>
    <w:rsid w:val="005572EC"/>
    <w:rsid w:val="005575F0"/>
    <w:rsid w:val="00563AE7"/>
    <w:rsid w:val="0056663E"/>
    <w:rsid w:val="00572052"/>
    <w:rsid w:val="0057612F"/>
    <w:rsid w:val="005801A1"/>
    <w:rsid w:val="00583A90"/>
    <w:rsid w:val="0058438D"/>
    <w:rsid w:val="005877E6"/>
    <w:rsid w:val="00594682"/>
    <w:rsid w:val="00595C1C"/>
    <w:rsid w:val="005A041C"/>
    <w:rsid w:val="005A07B0"/>
    <w:rsid w:val="005B095E"/>
    <w:rsid w:val="005B2185"/>
    <w:rsid w:val="005B6B31"/>
    <w:rsid w:val="005B6F5D"/>
    <w:rsid w:val="005C2763"/>
    <w:rsid w:val="005C55B2"/>
    <w:rsid w:val="005C5B26"/>
    <w:rsid w:val="005C7B91"/>
    <w:rsid w:val="005D210E"/>
    <w:rsid w:val="005D4DDB"/>
    <w:rsid w:val="005D6F40"/>
    <w:rsid w:val="005E010E"/>
    <w:rsid w:val="005E0EE3"/>
    <w:rsid w:val="005F37A1"/>
    <w:rsid w:val="005F4F72"/>
    <w:rsid w:val="005F57D8"/>
    <w:rsid w:val="005F5DB3"/>
    <w:rsid w:val="00602724"/>
    <w:rsid w:val="00604BB6"/>
    <w:rsid w:val="0061007B"/>
    <w:rsid w:val="00613BE0"/>
    <w:rsid w:val="00616AC6"/>
    <w:rsid w:val="0064165C"/>
    <w:rsid w:val="006439DD"/>
    <w:rsid w:val="006455EA"/>
    <w:rsid w:val="006506A7"/>
    <w:rsid w:val="00650D9B"/>
    <w:rsid w:val="00660ED4"/>
    <w:rsid w:val="0066433C"/>
    <w:rsid w:val="00667AD6"/>
    <w:rsid w:val="006719AD"/>
    <w:rsid w:val="00671F25"/>
    <w:rsid w:val="00675A3A"/>
    <w:rsid w:val="00675BB7"/>
    <w:rsid w:val="00675E00"/>
    <w:rsid w:val="00675EC0"/>
    <w:rsid w:val="00676293"/>
    <w:rsid w:val="00683781"/>
    <w:rsid w:val="006841E4"/>
    <w:rsid w:val="00685CD8"/>
    <w:rsid w:val="00685E90"/>
    <w:rsid w:val="006877B0"/>
    <w:rsid w:val="00693905"/>
    <w:rsid w:val="0069499C"/>
    <w:rsid w:val="006957E9"/>
    <w:rsid w:val="006B02D7"/>
    <w:rsid w:val="006B0713"/>
    <w:rsid w:val="006B789E"/>
    <w:rsid w:val="006E0FD0"/>
    <w:rsid w:val="006E42D8"/>
    <w:rsid w:val="006F2E5A"/>
    <w:rsid w:val="006F3527"/>
    <w:rsid w:val="006F4251"/>
    <w:rsid w:val="00700AD6"/>
    <w:rsid w:val="00712EC5"/>
    <w:rsid w:val="00715294"/>
    <w:rsid w:val="007201B0"/>
    <w:rsid w:val="00721B98"/>
    <w:rsid w:val="007260D4"/>
    <w:rsid w:val="00726A85"/>
    <w:rsid w:val="00727317"/>
    <w:rsid w:val="00734120"/>
    <w:rsid w:val="007458EA"/>
    <w:rsid w:val="00750316"/>
    <w:rsid w:val="00752500"/>
    <w:rsid w:val="00754F1C"/>
    <w:rsid w:val="0075694A"/>
    <w:rsid w:val="00757F47"/>
    <w:rsid w:val="00763529"/>
    <w:rsid w:val="0076494A"/>
    <w:rsid w:val="00765FEF"/>
    <w:rsid w:val="00774345"/>
    <w:rsid w:val="00775817"/>
    <w:rsid w:val="0077630C"/>
    <w:rsid w:val="007763B1"/>
    <w:rsid w:val="007847DD"/>
    <w:rsid w:val="0079544B"/>
    <w:rsid w:val="007A7138"/>
    <w:rsid w:val="007B43B3"/>
    <w:rsid w:val="007B469D"/>
    <w:rsid w:val="007B7843"/>
    <w:rsid w:val="007C1774"/>
    <w:rsid w:val="007C767F"/>
    <w:rsid w:val="007C7C49"/>
    <w:rsid w:val="007D0759"/>
    <w:rsid w:val="007D4D92"/>
    <w:rsid w:val="007D5613"/>
    <w:rsid w:val="007D6991"/>
    <w:rsid w:val="007D6B00"/>
    <w:rsid w:val="007E2753"/>
    <w:rsid w:val="007E5748"/>
    <w:rsid w:val="007F193D"/>
    <w:rsid w:val="007F1D07"/>
    <w:rsid w:val="007F45D4"/>
    <w:rsid w:val="007F5084"/>
    <w:rsid w:val="007F5FED"/>
    <w:rsid w:val="007F6F3E"/>
    <w:rsid w:val="00806B81"/>
    <w:rsid w:val="00810DE0"/>
    <w:rsid w:val="00813F02"/>
    <w:rsid w:val="008179DD"/>
    <w:rsid w:val="008301E6"/>
    <w:rsid w:val="0083174B"/>
    <w:rsid w:val="0083359F"/>
    <w:rsid w:val="00837352"/>
    <w:rsid w:val="00837556"/>
    <w:rsid w:val="008377DD"/>
    <w:rsid w:val="008418D3"/>
    <w:rsid w:val="00842B8F"/>
    <w:rsid w:val="008439C2"/>
    <w:rsid w:val="008440D5"/>
    <w:rsid w:val="00850598"/>
    <w:rsid w:val="008536C1"/>
    <w:rsid w:val="00860DD9"/>
    <w:rsid w:val="00864D76"/>
    <w:rsid w:val="00866A7D"/>
    <w:rsid w:val="00870D76"/>
    <w:rsid w:val="00871DC0"/>
    <w:rsid w:val="00876978"/>
    <w:rsid w:val="00877207"/>
    <w:rsid w:val="00883A21"/>
    <w:rsid w:val="008848BE"/>
    <w:rsid w:val="00886C4C"/>
    <w:rsid w:val="00892203"/>
    <w:rsid w:val="008933F8"/>
    <w:rsid w:val="00896482"/>
    <w:rsid w:val="008A28E5"/>
    <w:rsid w:val="008A713A"/>
    <w:rsid w:val="008B1C8C"/>
    <w:rsid w:val="008B272F"/>
    <w:rsid w:val="008B47B5"/>
    <w:rsid w:val="008B5B0A"/>
    <w:rsid w:val="008B749D"/>
    <w:rsid w:val="008C1783"/>
    <w:rsid w:val="008C3533"/>
    <w:rsid w:val="008D244C"/>
    <w:rsid w:val="008D6E70"/>
    <w:rsid w:val="008E297D"/>
    <w:rsid w:val="008E4756"/>
    <w:rsid w:val="008E57E4"/>
    <w:rsid w:val="008E7355"/>
    <w:rsid w:val="008F1E02"/>
    <w:rsid w:val="008F1ED3"/>
    <w:rsid w:val="008F5F42"/>
    <w:rsid w:val="00900748"/>
    <w:rsid w:val="009016EA"/>
    <w:rsid w:val="00906827"/>
    <w:rsid w:val="00906859"/>
    <w:rsid w:val="00907E1A"/>
    <w:rsid w:val="009100F6"/>
    <w:rsid w:val="00913A32"/>
    <w:rsid w:val="00915815"/>
    <w:rsid w:val="00917BC2"/>
    <w:rsid w:val="009206A9"/>
    <w:rsid w:val="009232EE"/>
    <w:rsid w:val="00925FB4"/>
    <w:rsid w:val="009374C2"/>
    <w:rsid w:val="00953D2B"/>
    <w:rsid w:val="009612D4"/>
    <w:rsid w:val="009632D9"/>
    <w:rsid w:val="009653BA"/>
    <w:rsid w:val="00970862"/>
    <w:rsid w:val="00981D5E"/>
    <w:rsid w:val="009847A2"/>
    <w:rsid w:val="00985685"/>
    <w:rsid w:val="009919AE"/>
    <w:rsid w:val="00997562"/>
    <w:rsid w:val="009C0EB5"/>
    <w:rsid w:val="009C2907"/>
    <w:rsid w:val="009C5C7A"/>
    <w:rsid w:val="009C68EC"/>
    <w:rsid w:val="009D5424"/>
    <w:rsid w:val="009E1245"/>
    <w:rsid w:val="009E3345"/>
    <w:rsid w:val="009F267E"/>
    <w:rsid w:val="009F654D"/>
    <w:rsid w:val="009F6732"/>
    <w:rsid w:val="009F6F5E"/>
    <w:rsid w:val="009F7E80"/>
    <w:rsid w:val="00A010D0"/>
    <w:rsid w:val="00A01918"/>
    <w:rsid w:val="00A029CA"/>
    <w:rsid w:val="00A03079"/>
    <w:rsid w:val="00A04029"/>
    <w:rsid w:val="00A105A8"/>
    <w:rsid w:val="00A329A6"/>
    <w:rsid w:val="00A33204"/>
    <w:rsid w:val="00A3525A"/>
    <w:rsid w:val="00A36C88"/>
    <w:rsid w:val="00A401AF"/>
    <w:rsid w:val="00A40A2B"/>
    <w:rsid w:val="00A512BC"/>
    <w:rsid w:val="00A51525"/>
    <w:rsid w:val="00A54DD1"/>
    <w:rsid w:val="00A55B44"/>
    <w:rsid w:val="00A60195"/>
    <w:rsid w:val="00A63883"/>
    <w:rsid w:val="00A729F3"/>
    <w:rsid w:val="00A769DC"/>
    <w:rsid w:val="00A856F6"/>
    <w:rsid w:val="00A91E98"/>
    <w:rsid w:val="00A93A66"/>
    <w:rsid w:val="00A95CF6"/>
    <w:rsid w:val="00AA0C63"/>
    <w:rsid w:val="00AA57C9"/>
    <w:rsid w:val="00AA5AB3"/>
    <w:rsid w:val="00AB1C0D"/>
    <w:rsid w:val="00AC09F8"/>
    <w:rsid w:val="00AC1E4B"/>
    <w:rsid w:val="00AC4B3D"/>
    <w:rsid w:val="00AC4FF9"/>
    <w:rsid w:val="00AC56BD"/>
    <w:rsid w:val="00AC57E6"/>
    <w:rsid w:val="00AD05DE"/>
    <w:rsid w:val="00AD09F0"/>
    <w:rsid w:val="00AD141F"/>
    <w:rsid w:val="00AD1B48"/>
    <w:rsid w:val="00AD1DD1"/>
    <w:rsid w:val="00AD204C"/>
    <w:rsid w:val="00AD763E"/>
    <w:rsid w:val="00AE2D0F"/>
    <w:rsid w:val="00AE5524"/>
    <w:rsid w:val="00AF2A07"/>
    <w:rsid w:val="00AF2A0A"/>
    <w:rsid w:val="00AF2D5A"/>
    <w:rsid w:val="00AF6EF2"/>
    <w:rsid w:val="00B029C3"/>
    <w:rsid w:val="00B11238"/>
    <w:rsid w:val="00B116B7"/>
    <w:rsid w:val="00B14623"/>
    <w:rsid w:val="00B169DC"/>
    <w:rsid w:val="00B22104"/>
    <w:rsid w:val="00B239D0"/>
    <w:rsid w:val="00B30320"/>
    <w:rsid w:val="00B334C4"/>
    <w:rsid w:val="00B34089"/>
    <w:rsid w:val="00B403D5"/>
    <w:rsid w:val="00B47B54"/>
    <w:rsid w:val="00B5103E"/>
    <w:rsid w:val="00B5643A"/>
    <w:rsid w:val="00B57663"/>
    <w:rsid w:val="00B60BAA"/>
    <w:rsid w:val="00B62DB9"/>
    <w:rsid w:val="00B65322"/>
    <w:rsid w:val="00B7057E"/>
    <w:rsid w:val="00B80202"/>
    <w:rsid w:val="00B804F9"/>
    <w:rsid w:val="00B80C81"/>
    <w:rsid w:val="00B848EF"/>
    <w:rsid w:val="00B8596F"/>
    <w:rsid w:val="00B92A44"/>
    <w:rsid w:val="00B97198"/>
    <w:rsid w:val="00BA06E1"/>
    <w:rsid w:val="00BA7789"/>
    <w:rsid w:val="00BB0375"/>
    <w:rsid w:val="00BB11EF"/>
    <w:rsid w:val="00BB4CFA"/>
    <w:rsid w:val="00BB7C2E"/>
    <w:rsid w:val="00BC0837"/>
    <w:rsid w:val="00BC1EDD"/>
    <w:rsid w:val="00BC38DC"/>
    <w:rsid w:val="00BE3869"/>
    <w:rsid w:val="00BE5A38"/>
    <w:rsid w:val="00BE6ADD"/>
    <w:rsid w:val="00BF2833"/>
    <w:rsid w:val="00BF3F5A"/>
    <w:rsid w:val="00BF77D0"/>
    <w:rsid w:val="00BF7D57"/>
    <w:rsid w:val="00C0454F"/>
    <w:rsid w:val="00C11D9A"/>
    <w:rsid w:val="00C20177"/>
    <w:rsid w:val="00C309E2"/>
    <w:rsid w:val="00C32BA9"/>
    <w:rsid w:val="00C36912"/>
    <w:rsid w:val="00C40A96"/>
    <w:rsid w:val="00C453E5"/>
    <w:rsid w:val="00C46808"/>
    <w:rsid w:val="00C57244"/>
    <w:rsid w:val="00C62623"/>
    <w:rsid w:val="00C66676"/>
    <w:rsid w:val="00C71B27"/>
    <w:rsid w:val="00C71E69"/>
    <w:rsid w:val="00C7295C"/>
    <w:rsid w:val="00C75B6D"/>
    <w:rsid w:val="00C807B8"/>
    <w:rsid w:val="00C83C4D"/>
    <w:rsid w:val="00C84633"/>
    <w:rsid w:val="00C8542C"/>
    <w:rsid w:val="00C8545D"/>
    <w:rsid w:val="00C85A05"/>
    <w:rsid w:val="00C86EF4"/>
    <w:rsid w:val="00C90629"/>
    <w:rsid w:val="00C96AB8"/>
    <w:rsid w:val="00CA25E5"/>
    <w:rsid w:val="00CA6B25"/>
    <w:rsid w:val="00CB0136"/>
    <w:rsid w:val="00CB678C"/>
    <w:rsid w:val="00CC6B83"/>
    <w:rsid w:val="00CD194D"/>
    <w:rsid w:val="00CD2108"/>
    <w:rsid w:val="00CD6FBA"/>
    <w:rsid w:val="00CD7DC0"/>
    <w:rsid w:val="00CE0E68"/>
    <w:rsid w:val="00CE2497"/>
    <w:rsid w:val="00CE3953"/>
    <w:rsid w:val="00CF0EBE"/>
    <w:rsid w:val="00CF121E"/>
    <w:rsid w:val="00D03B10"/>
    <w:rsid w:val="00D0488F"/>
    <w:rsid w:val="00D05F09"/>
    <w:rsid w:val="00D06E18"/>
    <w:rsid w:val="00D112A9"/>
    <w:rsid w:val="00D11BAB"/>
    <w:rsid w:val="00D1446A"/>
    <w:rsid w:val="00D16E0C"/>
    <w:rsid w:val="00D204F0"/>
    <w:rsid w:val="00D240F2"/>
    <w:rsid w:val="00D26971"/>
    <w:rsid w:val="00D30249"/>
    <w:rsid w:val="00D30D6C"/>
    <w:rsid w:val="00D34743"/>
    <w:rsid w:val="00D362D3"/>
    <w:rsid w:val="00D43895"/>
    <w:rsid w:val="00D47569"/>
    <w:rsid w:val="00D5026C"/>
    <w:rsid w:val="00D520F6"/>
    <w:rsid w:val="00D55991"/>
    <w:rsid w:val="00D60C27"/>
    <w:rsid w:val="00D64EFD"/>
    <w:rsid w:val="00D66CD2"/>
    <w:rsid w:val="00D676C8"/>
    <w:rsid w:val="00D67B25"/>
    <w:rsid w:val="00D70431"/>
    <w:rsid w:val="00D770D3"/>
    <w:rsid w:val="00D779CC"/>
    <w:rsid w:val="00D807CF"/>
    <w:rsid w:val="00D87C1B"/>
    <w:rsid w:val="00D922F9"/>
    <w:rsid w:val="00D9242D"/>
    <w:rsid w:val="00D95C6A"/>
    <w:rsid w:val="00D97252"/>
    <w:rsid w:val="00DA0936"/>
    <w:rsid w:val="00DA21E2"/>
    <w:rsid w:val="00DB492A"/>
    <w:rsid w:val="00DB5843"/>
    <w:rsid w:val="00DC3F6A"/>
    <w:rsid w:val="00DD3FBD"/>
    <w:rsid w:val="00DE3ED1"/>
    <w:rsid w:val="00DE51E2"/>
    <w:rsid w:val="00DE690E"/>
    <w:rsid w:val="00DF0D7B"/>
    <w:rsid w:val="00DF3351"/>
    <w:rsid w:val="00DF60FD"/>
    <w:rsid w:val="00DF7D29"/>
    <w:rsid w:val="00E07616"/>
    <w:rsid w:val="00E11848"/>
    <w:rsid w:val="00E126ED"/>
    <w:rsid w:val="00E13FF9"/>
    <w:rsid w:val="00E150F2"/>
    <w:rsid w:val="00E22049"/>
    <w:rsid w:val="00E42BD4"/>
    <w:rsid w:val="00E4523A"/>
    <w:rsid w:val="00E469C5"/>
    <w:rsid w:val="00E474EA"/>
    <w:rsid w:val="00E51ACD"/>
    <w:rsid w:val="00E53C4E"/>
    <w:rsid w:val="00E6163A"/>
    <w:rsid w:val="00E61A49"/>
    <w:rsid w:val="00E6601A"/>
    <w:rsid w:val="00E70FCE"/>
    <w:rsid w:val="00E74D80"/>
    <w:rsid w:val="00E762CE"/>
    <w:rsid w:val="00E8011F"/>
    <w:rsid w:val="00E80537"/>
    <w:rsid w:val="00E84141"/>
    <w:rsid w:val="00E91E4A"/>
    <w:rsid w:val="00E92E62"/>
    <w:rsid w:val="00E96E32"/>
    <w:rsid w:val="00E97F44"/>
    <w:rsid w:val="00EA6378"/>
    <w:rsid w:val="00EA70C2"/>
    <w:rsid w:val="00EA752E"/>
    <w:rsid w:val="00EB7B7D"/>
    <w:rsid w:val="00EC29D1"/>
    <w:rsid w:val="00EC56F5"/>
    <w:rsid w:val="00ED0D66"/>
    <w:rsid w:val="00ED5B15"/>
    <w:rsid w:val="00ED6720"/>
    <w:rsid w:val="00EE48F1"/>
    <w:rsid w:val="00EE4FED"/>
    <w:rsid w:val="00EE5645"/>
    <w:rsid w:val="00EE71D0"/>
    <w:rsid w:val="00EF0450"/>
    <w:rsid w:val="00EF074E"/>
    <w:rsid w:val="00EF3F69"/>
    <w:rsid w:val="00EF6F24"/>
    <w:rsid w:val="00F01723"/>
    <w:rsid w:val="00F10C2A"/>
    <w:rsid w:val="00F146C4"/>
    <w:rsid w:val="00F14961"/>
    <w:rsid w:val="00F1592A"/>
    <w:rsid w:val="00F15BE7"/>
    <w:rsid w:val="00F2177E"/>
    <w:rsid w:val="00F3039E"/>
    <w:rsid w:val="00F32CFB"/>
    <w:rsid w:val="00F32E4E"/>
    <w:rsid w:val="00F43219"/>
    <w:rsid w:val="00F4494D"/>
    <w:rsid w:val="00F46B85"/>
    <w:rsid w:val="00F47204"/>
    <w:rsid w:val="00F542FF"/>
    <w:rsid w:val="00F550AA"/>
    <w:rsid w:val="00F61457"/>
    <w:rsid w:val="00F6165B"/>
    <w:rsid w:val="00F7038D"/>
    <w:rsid w:val="00F72461"/>
    <w:rsid w:val="00F760B3"/>
    <w:rsid w:val="00F76484"/>
    <w:rsid w:val="00F87220"/>
    <w:rsid w:val="00F91BDD"/>
    <w:rsid w:val="00F92623"/>
    <w:rsid w:val="00F92899"/>
    <w:rsid w:val="00F92BD0"/>
    <w:rsid w:val="00F96BD9"/>
    <w:rsid w:val="00F97CE7"/>
    <w:rsid w:val="00F97F03"/>
    <w:rsid w:val="00FA457D"/>
    <w:rsid w:val="00FA70BD"/>
    <w:rsid w:val="00FB789E"/>
    <w:rsid w:val="00FC1E55"/>
    <w:rsid w:val="00FC22E1"/>
    <w:rsid w:val="00FC4345"/>
    <w:rsid w:val="00FC6D2B"/>
    <w:rsid w:val="00FD152D"/>
    <w:rsid w:val="00FD54C4"/>
    <w:rsid w:val="00FD7640"/>
    <w:rsid w:val="00FE32FD"/>
    <w:rsid w:val="00FE5EB6"/>
    <w:rsid w:val="00FF11FB"/>
    <w:rsid w:val="00FF3E27"/>
    <w:rsid w:val="00FF665B"/>
    <w:rsid w:val="0E4DAA93"/>
    <w:rsid w:val="6951E1EC"/>
    <w:rsid w:val="7C15921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5F3A"/>
  <w15:docId w15:val="{5D81E9FD-98F2-4E5D-9A99-6969964829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6F4251"/>
    <w:pPr>
      <w:spacing w:before="100" w:beforeAutospacing="1" w:after="100" w:afterAutospacing="1" w:line="240" w:lineRule="auto"/>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371CD6"/>
    <w:pPr>
      <w:ind w:left="720"/>
      <w:contextualSpacing/>
    </w:pPr>
  </w:style>
  <w:style w:type="table" w:styleId="GridTable4-Accent1">
    <w:name w:val="Grid Table 4 Accent 1"/>
    <w:basedOn w:val="TableNormal"/>
    <w:uiPriority w:val="49"/>
    <w:rsid w:val="003F52EC"/>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basedOn w:val="Normal"/>
    <w:link w:val="BodyTextChar"/>
    <w:uiPriority w:val="1"/>
    <w:qFormat/>
    <w:rsid w:val="00544B50"/>
    <w:pPr>
      <w:widowControl w:val="0"/>
      <w:autoSpaceDE w:val="0"/>
      <w:autoSpaceDN w:val="0"/>
      <w:spacing w:line="240" w:lineRule="auto"/>
    </w:pPr>
    <w:rPr>
      <w:rFonts w:ascii="Verdana" w:hAnsi="Verdana" w:eastAsia="Verdana" w:cs="Verdana"/>
      <w:sz w:val="24"/>
      <w:szCs w:val="24"/>
      <w:lang w:val="en-US" w:eastAsia="en-US"/>
    </w:rPr>
  </w:style>
  <w:style w:type="character" w:styleId="BodyTextChar" w:customStyle="1">
    <w:name w:val="Body Text Char"/>
    <w:basedOn w:val="DefaultParagraphFont"/>
    <w:link w:val="BodyText"/>
    <w:uiPriority w:val="1"/>
    <w:rsid w:val="00544B50"/>
    <w:rPr>
      <w:rFonts w:ascii="Verdana" w:hAnsi="Verdana" w:eastAsia="Verdana" w:cs="Verdana"/>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782274">
      <w:bodyDiv w:val="1"/>
      <w:marLeft w:val="0"/>
      <w:marRight w:val="0"/>
      <w:marTop w:val="0"/>
      <w:marBottom w:val="0"/>
      <w:divBdr>
        <w:top w:val="none" w:sz="0" w:space="0" w:color="auto"/>
        <w:left w:val="none" w:sz="0" w:space="0" w:color="auto"/>
        <w:bottom w:val="none" w:sz="0" w:space="0" w:color="auto"/>
        <w:right w:val="none" w:sz="0" w:space="0" w:color="auto"/>
      </w:divBdr>
      <w:divsChild>
        <w:div w:id="1268855098">
          <w:marLeft w:val="195"/>
          <w:marRight w:val="0"/>
          <w:marTop w:val="0"/>
          <w:marBottom w:val="0"/>
          <w:divBdr>
            <w:top w:val="none" w:sz="0" w:space="0" w:color="auto"/>
            <w:left w:val="none" w:sz="0" w:space="0" w:color="auto"/>
            <w:bottom w:val="none" w:sz="0" w:space="0" w:color="auto"/>
            <w:right w:val="none" w:sz="0" w:space="0" w:color="auto"/>
          </w:divBdr>
        </w:div>
      </w:divsChild>
    </w:div>
    <w:div w:id="545141623">
      <w:bodyDiv w:val="1"/>
      <w:marLeft w:val="0"/>
      <w:marRight w:val="0"/>
      <w:marTop w:val="0"/>
      <w:marBottom w:val="0"/>
      <w:divBdr>
        <w:top w:val="none" w:sz="0" w:space="0" w:color="auto"/>
        <w:left w:val="none" w:sz="0" w:space="0" w:color="auto"/>
        <w:bottom w:val="none" w:sz="0" w:space="0" w:color="auto"/>
        <w:right w:val="none" w:sz="0" w:space="0" w:color="auto"/>
      </w:divBdr>
      <w:divsChild>
        <w:div w:id="1473979623">
          <w:marLeft w:val="195"/>
          <w:marRight w:val="0"/>
          <w:marTop w:val="0"/>
          <w:marBottom w:val="0"/>
          <w:divBdr>
            <w:top w:val="none" w:sz="0" w:space="0" w:color="auto"/>
            <w:left w:val="none" w:sz="0" w:space="0" w:color="auto"/>
            <w:bottom w:val="none" w:sz="0" w:space="0" w:color="auto"/>
            <w:right w:val="none" w:sz="0" w:space="0" w:color="auto"/>
          </w:divBdr>
        </w:div>
      </w:divsChild>
    </w:div>
    <w:div w:id="575477190">
      <w:bodyDiv w:val="1"/>
      <w:marLeft w:val="0"/>
      <w:marRight w:val="0"/>
      <w:marTop w:val="0"/>
      <w:marBottom w:val="0"/>
      <w:divBdr>
        <w:top w:val="none" w:sz="0" w:space="0" w:color="auto"/>
        <w:left w:val="none" w:sz="0" w:space="0" w:color="auto"/>
        <w:bottom w:val="none" w:sz="0" w:space="0" w:color="auto"/>
        <w:right w:val="none" w:sz="0" w:space="0" w:color="auto"/>
      </w:divBdr>
      <w:divsChild>
        <w:div w:id="976766021">
          <w:marLeft w:val="195"/>
          <w:marRight w:val="0"/>
          <w:marTop w:val="0"/>
          <w:marBottom w:val="0"/>
          <w:divBdr>
            <w:top w:val="none" w:sz="0" w:space="0" w:color="auto"/>
            <w:left w:val="none" w:sz="0" w:space="0" w:color="auto"/>
            <w:bottom w:val="none" w:sz="0" w:space="0" w:color="auto"/>
            <w:right w:val="none" w:sz="0" w:space="0" w:color="auto"/>
          </w:divBdr>
        </w:div>
      </w:divsChild>
    </w:div>
    <w:div w:id="601376590">
      <w:bodyDiv w:val="1"/>
      <w:marLeft w:val="0"/>
      <w:marRight w:val="0"/>
      <w:marTop w:val="0"/>
      <w:marBottom w:val="0"/>
      <w:divBdr>
        <w:top w:val="none" w:sz="0" w:space="0" w:color="auto"/>
        <w:left w:val="none" w:sz="0" w:space="0" w:color="auto"/>
        <w:bottom w:val="none" w:sz="0" w:space="0" w:color="auto"/>
        <w:right w:val="none" w:sz="0" w:space="0" w:color="auto"/>
      </w:divBdr>
    </w:div>
    <w:div w:id="762650860">
      <w:bodyDiv w:val="1"/>
      <w:marLeft w:val="0"/>
      <w:marRight w:val="0"/>
      <w:marTop w:val="0"/>
      <w:marBottom w:val="0"/>
      <w:divBdr>
        <w:top w:val="none" w:sz="0" w:space="0" w:color="auto"/>
        <w:left w:val="none" w:sz="0" w:space="0" w:color="auto"/>
        <w:bottom w:val="none" w:sz="0" w:space="0" w:color="auto"/>
        <w:right w:val="none" w:sz="0" w:space="0" w:color="auto"/>
      </w:divBdr>
      <w:divsChild>
        <w:div w:id="1288316205">
          <w:marLeft w:val="195"/>
          <w:marRight w:val="0"/>
          <w:marTop w:val="0"/>
          <w:marBottom w:val="0"/>
          <w:divBdr>
            <w:top w:val="none" w:sz="0" w:space="0" w:color="auto"/>
            <w:left w:val="none" w:sz="0" w:space="0" w:color="auto"/>
            <w:bottom w:val="none" w:sz="0" w:space="0" w:color="auto"/>
            <w:right w:val="none" w:sz="0" w:space="0" w:color="auto"/>
          </w:divBdr>
        </w:div>
      </w:divsChild>
    </w:div>
    <w:div w:id="815800605">
      <w:bodyDiv w:val="1"/>
      <w:marLeft w:val="0"/>
      <w:marRight w:val="0"/>
      <w:marTop w:val="0"/>
      <w:marBottom w:val="0"/>
      <w:divBdr>
        <w:top w:val="none" w:sz="0" w:space="0" w:color="auto"/>
        <w:left w:val="none" w:sz="0" w:space="0" w:color="auto"/>
        <w:bottom w:val="none" w:sz="0" w:space="0" w:color="auto"/>
        <w:right w:val="none" w:sz="0" w:space="0" w:color="auto"/>
      </w:divBdr>
    </w:div>
    <w:div w:id="1019894397">
      <w:bodyDiv w:val="1"/>
      <w:marLeft w:val="0"/>
      <w:marRight w:val="0"/>
      <w:marTop w:val="0"/>
      <w:marBottom w:val="0"/>
      <w:divBdr>
        <w:top w:val="none" w:sz="0" w:space="0" w:color="auto"/>
        <w:left w:val="none" w:sz="0" w:space="0" w:color="auto"/>
        <w:bottom w:val="none" w:sz="0" w:space="0" w:color="auto"/>
        <w:right w:val="none" w:sz="0" w:space="0" w:color="auto"/>
      </w:divBdr>
    </w:div>
    <w:div w:id="1077364734">
      <w:bodyDiv w:val="1"/>
      <w:marLeft w:val="0"/>
      <w:marRight w:val="0"/>
      <w:marTop w:val="0"/>
      <w:marBottom w:val="0"/>
      <w:divBdr>
        <w:top w:val="none" w:sz="0" w:space="0" w:color="auto"/>
        <w:left w:val="none" w:sz="0" w:space="0" w:color="auto"/>
        <w:bottom w:val="none" w:sz="0" w:space="0" w:color="auto"/>
        <w:right w:val="none" w:sz="0" w:space="0" w:color="auto"/>
      </w:divBdr>
    </w:div>
    <w:div w:id="1120219061">
      <w:bodyDiv w:val="1"/>
      <w:marLeft w:val="0"/>
      <w:marRight w:val="0"/>
      <w:marTop w:val="0"/>
      <w:marBottom w:val="0"/>
      <w:divBdr>
        <w:top w:val="none" w:sz="0" w:space="0" w:color="auto"/>
        <w:left w:val="none" w:sz="0" w:space="0" w:color="auto"/>
        <w:bottom w:val="none" w:sz="0" w:space="0" w:color="auto"/>
        <w:right w:val="none" w:sz="0" w:space="0" w:color="auto"/>
      </w:divBdr>
    </w:div>
    <w:div w:id="1215044329">
      <w:bodyDiv w:val="1"/>
      <w:marLeft w:val="0"/>
      <w:marRight w:val="0"/>
      <w:marTop w:val="0"/>
      <w:marBottom w:val="0"/>
      <w:divBdr>
        <w:top w:val="none" w:sz="0" w:space="0" w:color="auto"/>
        <w:left w:val="none" w:sz="0" w:space="0" w:color="auto"/>
        <w:bottom w:val="none" w:sz="0" w:space="0" w:color="auto"/>
        <w:right w:val="none" w:sz="0" w:space="0" w:color="auto"/>
      </w:divBdr>
    </w:div>
    <w:div w:id="1355426839">
      <w:bodyDiv w:val="1"/>
      <w:marLeft w:val="0"/>
      <w:marRight w:val="0"/>
      <w:marTop w:val="0"/>
      <w:marBottom w:val="0"/>
      <w:divBdr>
        <w:top w:val="none" w:sz="0" w:space="0" w:color="auto"/>
        <w:left w:val="none" w:sz="0" w:space="0" w:color="auto"/>
        <w:bottom w:val="none" w:sz="0" w:space="0" w:color="auto"/>
        <w:right w:val="none" w:sz="0" w:space="0" w:color="auto"/>
      </w:divBdr>
    </w:div>
    <w:div w:id="1430157259">
      <w:bodyDiv w:val="1"/>
      <w:marLeft w:val="0"/>
      <w:marRight w:val="0"/>
      <w:marTop w:val="0"/>
      <w:marBottom w:val="0"/>
      <w:divBdr>
        <w:top w:val="none" w:sz="0" w:space="0" w:color="auto"/>
        <w:left w:val="none" w:sz="0" w:space="0" w:color="auto"/>
        <w:bottom w:val="none" w:sz="0" w:space="0" w:color="auto"/>
        <w:right w:val="none" w:sz="0" w:space="0" w:color="auto"/>
      </w:divBdr>
    </w:div>
    <w:div w:id="1960840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sv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Prasad Khake</lastModifiedBy>
  <revision>710</revision>
  <dcterms:created xsi:type="dcterms:W3CDTF">2024-12-30T06:44:00.0000000Z</dcterms:created>
  <dcterms:modified xsi:type="dcterms:W3CDTF">2025-11-06T19:35:30.3351750Z</dcterms:modified>
</coreProperties>
</file>